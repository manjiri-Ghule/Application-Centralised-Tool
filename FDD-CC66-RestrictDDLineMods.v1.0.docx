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2E49F" w14:textId="6AA20DBB" w:rsidR="003B730D" w:rsidRPr="003B730D" w:rsidRDefault="00CE1FB0" w:rsidP="003B730D">
      <w:pPr>
        <w:rPr>
          <w:b/>
          <w:kern w:val="28"/>
          <w:sz w:val="56"/>
          <w:szCs w:val="5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5F5BC10" wp14:editId="67445E92">
                <wp:simplePos x="0" y="0"/>
                <wp:positionH relativeFrom="column">
                  <wp:posOffset>-457200</wp:posOffset>
                </wp:positionH>
                <wp:positionV relativeFrom="paragraph">
                  <wp:posOffset>-430529</wp:posOffset>
                </wp:positionV>
                <wp:extent cx="9048750" cy="3867150"/>
                <wp:effectExtent l="0" t="0" r="0" b="0"/>
                <wp:wrapNone/>
                <wp:docPr id="2" name="Group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8750" cy="3867150"/>
                          <a:chOff x="0" y="-47624"/>
                          <a:chExt cx="9048750" cy="3867150"/>
                        </a:xfrm>
                      </wpg:grpSpPr>
                      <wps:wsp>
                        <wps:cNvPr id="41" name="Rectangle 41"/>
                        <wps:cNvSpPr/>
                        <wps:spPr>
                          <a:xfrm>
                            <a:off x="0" y="-47624"/>
                            <a:ext cx="9048750" cy="3867150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0" y="1989786"/>
                            <a:ext cx="4657725" cy="1825625"/>
                          </a:xfrm>
                          <a:prstGeom prst="rect">
                            <a:avLst/>
                          </a:prstGeom>
                          <a:solidFill>
                            <a:srgbClr val="3A96DD"/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1A8978DC" w14:textId="470760FB" w:rsidR="00227F76" w:rsidRPr="00D87515" w:rsidRDefault="00513B9E" w:rsidP="00227F76">
                              <w:pPr>
                                <w:jc w:val="center"/>
                                <w:rPr>
                                  <w:i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i/>
                                  <w:color w:val="002060"/>
                                </w:rPr>
                                <w:t>Ashley Home Stores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F5BC10" id="Group 2" o:spid="_x0000_s1026" alt="&quot;&quot;" style="position:absolute;margin-left:-36pt;margin-top:-33.9pt;width:712.5pt;height:304.5pt;z-index:251661312;mso-width-relative:margin;mso-height-relative:margin" coordorigin=",-476" coordsize="90487,38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">
                <v:rect id="Rectangle 41" o:spid="_x0000_s1027" style="position:absolute;top:-476;width:90487;height:38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" fillcolor="#002060" stroked="f" strokeweight="2pt"/>
                <v:rect id="Rectangle 42" o:spid="_x0000_s1028" style="position:absolute;top:19897;width:46577;height:18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" fillcolor="#3a96dd" stroked="f" strokeweight="2pt">
                  <v:textbox>
                    <w:txbxContent>
                      <w:p w14:paraId="1A8978DC" w14:textId="470760FB" w:rsidR="00227F76" w:rsidRPr="00D87515" w:rsidRDefault="00513B9E" w:rsidP="00227F76">
                        <w:pPr>
                          <w:jc w:val="center"/>
                          <w:rPr>
                            <w:i/>
                            <w:color w:val="FFFFFF" w:themeColor="background1"/>
                          </w:rPr>
                        </w:pPr>
                        <w:r>
                          <w:rPr>
                            <w:i/>
                            <w:color w:val="002060"/>
                          </w:rPr>
                          <w:t>Ashley Home Stores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227F76">
        <w:rPr>
          <w:noProof/>
        </w:rPr>
        <w:drawing>
          <wp:anchor distT="0" distB="0" distL="114300" distR="114300" simplePos="0" relativeHeight="251665408" behindDoc="0" locked="0" layoutInCell="1" allowOverlap="1" wp14:anchorId="182919FC" wp14:editId="1059F7BC">
            <wp:simplePos x="0" y="0"/>
            <wp:positionH relativeFrom="column">
              <wp:posOffset>-233363</wp:posOffset>
            </wp:positionH>
            <wp:positionV relativeFrom="paragraph">
              <wp:posOffset>-218757</wp:posOffset>
            </wp:positionV>
            <wp:extent cx="1244600" cy="443865"/>
            <wp:effectExtent l="0" t="0" r="0" b="0"/>
            <wp:wrapNone/>
            <wp:docPr id="44" name="Picture 4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:\Users\jameswhi\Desktop\SDM Templates\3393d980-0436-4e28-b1fd-32c927c2f3c0\MSFT_logo_rgb_C-Wht_D.png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ins w:id="0" w:author="Author">
        <w:r w:rsidR="00227F76">
          <w:rPr>
            <w:noProof/>
          </w:rPr>
          <w:drawing>
            <wp:anchor distT="0" distB="0" distL="114300" distR="114300" simplePos="0" relativeHeight="251663360" behindDoc="0" locked="0" layoutInCell="1" allowOverlap="1" wp14:anchorId="787E3123" wp14:editId="6681A9E8">
              <wp:simplePos x="0" y="0"/>
              <wp:positionH relativeFrom="column">
                <wp:posOffset>4052887</wp:posOffset>
              </wp:positionH>
              <wp:positionV relativeFrom="paragraph">
                <wp:posOffset>-266383</wp:posOffset>
              </wp:positionV>
              <wp:extent cx="2938145" cy="926465"/>
              <wp:effectExtent l="0" t="0" r="0" b="6985"/>
              <wp:wrapNone/>
              <wp:docPr id="1" name="Picture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chkehres\AppData\Local\Microsoft\Windows\INetCache\Content.Word\SS365 Logo White.png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8145" cy="926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ins>
    </w:p>
    <w:p w14:paraId="3982E4A0" w14:textId="7A43983F" w:rsidR="003B730D" w:rsidRPr="003B730D" w:rsidRDefault="003B730D" w:rsidP="003B730D">
      <w:pPr>
        <w:rPr>
          <w:b/>
          <w:kern w:val="28"/>
          <w:sz w:val="56"/>
          <w:szCs w:val="56"/>
        </w:rPr>
      </w:pPr>
      <w:bookmarkStart w:id="1" w:name="_Hlk479678499"/>
      <w:bookmarkEnd w:id="1"/>
    </w:p>
    <w:p w14:paraId="3982E4A1" w14:textId="252D97E8" w:rsidR="003B730D" w:rsidRPr="003B730D" w:rsidRDefault="003B730D" w:rsidP="003B730D">
      <w:pPr>
        <w:rPr>
          <w:kern w:val="28"/>
        </w:rPr>
      </w:pPr>
    </w:p>
    <w:p w14:paraId="3982E4A2" w14:textId="60594916" w:rsidR="003B730D" w:rsidRPr="003B730D" w:rsidRDefault="003B730D" w:rsidP="003B730D">
      <w:pPr>
        <w:rPr>
          <w:kern w:val="28"/>
        </w:rPr>
      </w:pPr>
    </w:p>
    <w:p w14:paraId="3982E4A3" w14:textId="08967507" w:rsidR="003B730D" w:rsidRPr="003B730D" w:rsidRDefault="003B730D" w:rsidP="003B730D">
      <w:pPr>
        <w:rPr>
          <w:kern w:val="28"/>
        </w:rPr>
      </w:pPr>
    </w:p>
    <w:p w14:paraId="677E0C6B" w14:textId="47523009" w:rsidR="00227F76" w:rsidRPr="003B730D" w:rsidRDefault="00227F76" w:rsidP="00227F76">
      <w:pPr>
        <w:pStyle w:val="NoSpacing"/>
      </w:pPr>
      <w:r>
        <w:tab/>
      </w:r>
    </w:p>
    <w:p w14:paraId="3982E4A6" w14:textId="77777777" w:rsidR="003B730D" w:rsidRPr="003B730D" w:rsidRDefault="003B730D" w:rsidP="003B730D">
      <w:pPr>
        <w:rPr>
          <w:kern w:val="28"/>
        </w:rPr>
      </w:pPr>
    </w:p>
    <w:p w14:paraId="5FED354C" w14:textId="77777777" w:rsidR="00227F76" w:rsidRDefault="00227F76" w:rsidP="003B730D">
      <w:pPr>
        <w:rPr>
          <w:b/>
          <w:kern w:val="28"/>
          <w:sz w:val="36"/>
        </w:rPr>
      </w:pPr>
    </w:p>
    <w:p w14:paraId="306842F6" w14:textId="77777777" w:rsidR="00227F76" w:rsidRDefault="00227F76" w:rsidP="003B730D">
      <w:pPr>
        <w:rPr>
          <w:b/>
          <w:kern w:val="28"/>
          <w:sz w:val="36"/>
        </w:rPr>
      </w:pPr>
    </w:p>
    <w:p w14:paraId="05450B14" w14:textId="77777777" w:rsidR="00227F76" w:rsidRDefault="00227F76" w:rsidP="003B730D">
      <w:pPr>
        <w:rPr>
          <w:b/>
          <w:kern w:val="28"/>
          <w:sz w:val="36"/>
        </w:rPr>
      </w:pPr>
    </w:p>
    <w:p w14:paraId="1D2BC98C" w14:textId="77777777" w:rsidR="00227F76" w:rsidRDefault="00227F76" w:rsidP="003B730D">
      <w:pPr>
        <w:rPr>
          <w:b/>
          <w:kern w:val="28"/>
          <w:sz w:val="36"/>
        </w:rPr>
      </w:pPr>
    </w:p>
    <w:p w14:paraId="68013A24" w14:textId="77777777" w:rsidR="00227F76" w:rsidRDefault="00227F76" w:rsidP="003B730D">
      <w:pPr>
        <w:rPr>
          <w:b/>
          <w:kern w:val="28"/>
          <w:sz w:val="36"/>
        </w:rPr>
      </w:pPr>
    </w:p>
    <w:p w14:paraId="167F6E4D" w14:textId="77777777" w:rsidR="00227F76" w:rsidRDefault="00227F76" w:rsidP="003B730D">
      <w:pPr>
        <w:rPr>
          <w:b/>
          <w:kern w:val="28"/>
          <w:sz w:val="36"/>
        </w:rPr>
      </w:pPr>
    </w:p>
    <w:p w14:paraId="76468833" w14:textId="6B890E88" w:rsidR="00227F76" w:rsidRPr="00227F76" w:rsidRDefault="00227F76" w:rsidP="003B730D">
      <w:pPr>
        <w:rPr>
          <w:rFonts w:ascii="Segoe UI Light" w:hAnsi="Segoe UI Light" w:cs="Segoe UI Light"/>
          <w:b/>
          <w:color w:val="002060"/>
          <w:kern w:val="28"/>
          <w:sz w:val="48"/>
          <w:szCs w:val="48"/>
        </w:rPr>
      </w:pPr>
      <w:r w:rsidRPr="00227F76">
        <w:rPr>
          <w:rFonts w:ascii="Segoe UI Light" w:hAnsi="Segoe UI Light" w:cs="Segoe UI Light"/>
          <w:b/>
          <w:color w:val="002060"/>
          <w:kern w:val="28"/>
          <w:sz w:val="48"/>
          <w:szCs w:val="48"/>
        </w:rPr>
        <w:t>Functional Design Document</w:t>
      </w:r>
    </w:p>
    <w:p w14:paraId="03FF5FDC" w14:textId="77777777" w:rsidR="00227F76" w:rsidRDefault="00227F76" w:rsidP="003B730D">
      <w:pPr>
        <w:rPr>
          <w:b/>
          <w:kern w:val="28"/>
          <w:sz w:val="36"/>
        </w:rPr>
      </w:pPr>
    </w:p>
    <w:p w14:paraId="3982E4A7" w14:textId="2CEBD7E5" w:rsidR="003B730D" w:rsidRPr="008F6D02" w:rsidRDefault="00EC5C52" w:rsidP="003B730D">
      <w:pPr>
        <w:rPr>
          <w:rFonts w:cs="Segoe UI"/>
          <w:b/>
          <w:kern w:val="28"/>
          <w:sz w:val="36"/>
        </w:rPr>
      </w:pPr>
      <w:r w:rsidRPr="008F6D02">
        <w:rPr>
          <w:rFonts w:cs="Segoe UI"/>
          <w:b/>
          <w:kern w:val="28"/>
          <w:sz w:val="36"/>
        </w:rPr>
        <w:t xml:space="preserve">FDD </w:t>
      </w:r>
      <w:r w:rsidR="00513B9E">
        <w:rPr>
          <w:rFonts w:cs="Segoe UI"/>
          <w:b/>
          <w:kern w:val="28"/>
          <w:sz w:val="36"/>
        </w:rPr>
        <w:t>CC66</w:t>
      </w:r>
    </w:p>
    <w:p w14:paraId="3982E4A8" w14:textId="77777777" w:rsidR="003B730D" w:rsidRPr="008F6D02" w:rsidRDefault="003B730D" w:rsidP="003B730D">
      <w:pPr>
        <w:rPr>
          <w:rFonts w:cs="Segoe UI"/>
          <w:kern w:val="28"/>
        </w:rPr>
      </w:pPr>
    </w:p>
    <w:p w14:paraId="3982E4A9" w14:textId="77777777" w:rsidR="003B730D" w:rsidRPr="008F6D02" w:rsidRDefault="003B730D" w:rsidP="003B730D">
      <w:pPr>
        <w:rPr>
          <w:rFonts w:cs="Segoe UI"/>
          <w:kern w:val="28"/>
        </w:rPr>
      </w:pPr>
    </w:p>
    <w:p w14:paraId="3982E4AA" w14:textId="77777777" w:rsidR="003B730D" w:rsidRPr="008F6D02" w:rsidRDefault="003B730D" w:rsidP="003B730D">
      <w:pPr>
        <w:rPr>
          <w:rFonts w:cs="Segoe UI"/>
          <w:kern w:val="28"/>
        </w:rPr>
      </w:pPr>
      <w:r w:rsidRPr="008F6D02">
        <w:rPr>
          <w:rFonts w:cs="Segoe UI"/>
          <w:kern w:val="28"/>
        </w:rPr>
        <w:t>Prepared for</w:t>
      </w:r>
    </w:p>
    <w:p w14:paraId="3982E4AB" w14:textId="41D50685" w:rsidR="003B730D" w:rsidRPr="008F6D02" w:rsidRDefault="00EC5C52" w:rsidP="003B730D">
      <w:pPr>
        <w:rPr>
          <w:rFonts w:cs="Segoe UI"/>
          <w:b/>
          <w:color w:val="FF0000"/>
          <w:kern w:val="28"/>
          <w:sz w:val="28"/>
          <w:szCs w:val="28"/>
        </w:rPr>
      </w:pPr>
      <w:r w:rsidRPr="00E14150">
        <w:rPr>
          <w:rFonts w:cs="Segoe UI"/>
          <w:b/>
          <w:color w:val="C00000"/>
        </w:rPr>
        <w:t>&lt;</w:t>
      </w:r>
      <w:r w:rsidR="00513B9E">
        <w:rPr>
          <w:rFonts w:cs="Segoe UI"/>
          <w:b/>
          <w:color w:val="C00000"/>
        </w:rPr>
        <w:t>Ashley Home Stores</w:t>
      </w:r>
      <w:r w:rsidRPr="00E14150">
        <w:rPr>
          <w:rFonts w:cs="Segoe UI"/>
          <w:b/>
          <w:color w:val="C00000"/>
        </w:rPr>
        <w:t>&gt;</w:t>
      </w:r>
    </w:p>
    <w:p w14:paraId="3982E4AC" w14:textId="77777777" w:rsidR="003B730D" w:rsidRPr="008F6D02" w:rsidRDefault="003B730D" w:rsidP="003B730D">
      <w:pPr>
        <w:rPr>
          <w:rFonts w:cs="Segoe UI"/>
          <w:kern w:val="28"/>
        </w:rPr>
      </w:pPr>
    </w:p>
    <w:p w14:paraId="3982E4AD" w14:textId="77777777" w:rsidR="003B730D" w:rsidRPr="008F6D02" w:rsidRDefault="003B730D" w:rsidP="003B730D">
      <w:pPr>
        <w:rPr>
          <w:rFonts w:cs="Segoe UI"/>
          <w:kern w:val="28"/>
        </w:rPr>
      </w:pPr>
    </w:p>
    <w:p w14:paraId="3982E4AE" w14:textId="77777777" w:rsidR="003B730D" w:rsidRPr="008F6D02" w:rsidRDefault="003B730D" w:rsidP="003B730D">
      <w:pPr>
        <w:rPr>
          <w:rFonts w:cs="Segoe UI"/>
          <w:kern w:val="28"/>
        </w:rPr>
      </w:pPr>
      <w:r w:rsidRPr="008F6D02">
        <w:rPr>
          <w:rFonts w:cs="Segoe UI"/>
          <w:kern w:val="28"/>
        </w:rPr>
        <w:t>Project</w:t>
      </w:r>
    </w:p>
    <w:p w14:paraId="3982E4AF" w14:textId="59350E87" w:rsidR="003B730D" w:rsidRPr="008F6D02" w:rsidRDefault="00EC5C52" w:rsidP="003B730D">
      <w:pPr>
        <w:rPr>
          <w:rFonts w:cs="Segoe UI"/>
          <w:b/>
          <w:color w:val="FF0000"/>
          <w:kern w:val="28"/>
          <w:sz w:val="28"/>
          <w:szCs w:val="28"/>
        </w:rPr>
      </w:pPr>
      <w:r w:rsidRPr="00E14150">
        <w:rPr>
          <w:rFonts w:cs="Segoe UI"/>
          <w:b/>
          <w:color w:val="C00000"/>
        </w:rPr>
        <w:t>&lt;</w:t>
      </w:r>
      <w:r w:rsidR="00513B9E">
        <w:rPr>
          <w:rFonts w:cs="Segoe UI"/>
          <w:b/>
          <w:color w:val="C00000"/>
        </w:rPr>
        <w:t>MARS</w:t>
      </w:r>
      <w:r w:rsidRPr="00E14150">
        <w:rPr>
          <w:rFonts w:cs="Segoe UI"/>
          <w:b/>
          <w:color w:val="C00000"/>
        </w:rPr>
        <w:t>&gt;</w:t>
      </w:r>
    </w:p>
    <w:p w14:paraId="3982E4B0" w14:textId="77777777" w:rsidR="003B730D" w:rsidRPr="008F6D02" w:rsidRDefault="003B730D" w:rsidP="003B730D">
      <w:pPr>
        <w:rPr>
          <w:rFonts w:cs="Segoe UI"/>
          <w:kern w:val="28"/>
        </w:rPr>
      </w:pPr>
    </w:p>
    <w:p w14:paraId="3982E4B1" w14:textId="77777777" w:rsidR="003B730D" w:rsidRPr="008F6D02" w:rsidRDefault="003B730D" w:rsidP="003B730D">
      <w:pPr>
        <w:rPr>
          <w:rFonts w:cs="Segoe UI"/>
          <w:kern w:val="28"/>
        </w:rPr>
      </w:pPr>
    </w:p>
    <w:p w14:paraId="3982E4B2" w14:textId="1F7A9CE2" w:rsidR="005524E3" w:rsidRPr="008F6D02" w:rsidRDefault="00EC5C52" w:rsidP="005524E3">
      <w:pPr>
        <w:rPr>
          <w:rFonts w:cs="Segoe UI"/>
          <w:kern w:val="28"/>
        </w:rPr>
      </w:pPr>
      <w:r w:rsidRPr="008F6D02">
        <w:rPr>
          <w:rFonts w:cs="Segoe UI"/>
          <w:kern w:val="28"/>
        </w:rPr>
        <w:t>Prepared by:</w:t>
      </w:r>
    </w:p>
    <w:p w14:paraId="3982E4B3" w14:textId="4EAD328F" w:rsidR="005524E3" w:rsidRPr="008F6D02" w:rsidRDefault="00EC5C52" w:rsidP="005524E3">
      <w:pPr>
        <w:rPr>
          <w:rFonts w:cs="Segoe UI"/>
          <w:b/>
          <w:color w:val="FF0000"/>
          <w:kern w:val="28"/>
          <w:sz w:val="28"/>
          <w:szCs w:val="28"/>
        </w:rPr>
      </w:pPr>
      <w:r w:rsidRPr="00E14150">
        <w:rPr>
          <w:rFonts w:cs="Segoe UI"/>
          <w:b/>
          <w:color w:val="C00000"/>
        </w:rPr>
        <w:t>&lt;</w:t>
      </w:r>
      <w:r w:rsidR="00513B9E">
        <w:rPr>
          <w:rFonts w:cs="Segoe UI"/>
          <w:b/>
          <w:color w:val="C00000"/>
        </w:rPr>
        <w:t>Saeed Sanai</w:t>
      </w:r>
      <w:r w:rsidRPr="00E14150">
        <w:rPr>
          <w:rFonts w:cs="Segoe UI"/>
          <w:b/>
          <w:color w:val="C00000"/>
        </w:rPr>
        <w:t>&gt;</w:t>
      </w:r>
    </w:p>
    <w:p w14:paraId="3982E4B4" w14:textId="77777777" w:rsidR="003B730D" w:rsidRPr="008F6D02" w:rsidRDefault="003B730D" w:rsidP="003B730D">
      <w:pPr>
        <w:rPr>
          <w:rFonts w:cs="Segoe UI"/>
          <w:kern w:val="28"/>
        </w:rPr>
      </w:pPr>
    </w:p>
    <w:p w14:paraId="3982E4B5" w14:textId="6B481373" w:rsidR="003B730D" w:rsidRPr="008F6D02" w:rsidRDefault="00EC5C52" w:rsidP="003B730D">
      <w:pPr>
        <w:rPr>
          <w:rFonts w:cs="Segoe UI"/>
          <w:kern w:val="28"/>
        </w:rPr>
      </w:pPr>
      <w:r w:rsidRPr="008F6D02">
        <w:rPr>
          <w:rFonts w:cs="Segoe UI"/>
          <w:kern w:val="28"/>
        </w:rPr>
        <w:t>Contributors:</w:t>
      </w:r>
    </w:p>
    <w:p w14:paraId="471F1245" w14:textId="553435AF" w:rsidR="00EC5C52" w:rsidRPr="008F6D02" w:rsidRDefault="00EC5C52" w:rsidP="003B730D">
      <w:pPr>
        <w:rPr>
          <w:rFonts w:cs="Segoe UI"/>
          <w:b/>
          <w:color w:val="FF0000"/>
          <w:kern w:val="28"/>
        </w:rPr>
      </w:pPr>
      <w:r w:rsidRPr="00E14150">
        <w:rPr>
          <w:rFonts w:cs="Segoe UI"/>
          <w:b/>
          <w:color w:val="C00000"/>
          <w:kern w:val="28"/>
        </w:rPr>
        <w:t>&lt;</w:t>
      </w:r>
      <w:r w:rsidR="00A360F0">
        <w:rPr>
          <w:rFonts w:cs="Segoe UI"/>
          <w:b/>
          <w:color w:val="C00000"/>
          <w:kern w:val="28"/>
        </w:rPr>
        <w:t>Uma Ethirajan</w:t>
      </w:r>
      <w:r w:rsidRPr="00E14150">
        <w:rPr>
          <w:rFonts w:cs="Segoe UI"/>
          <w:b/>
          <w:color w:val="C00000"/>
          <w:kern w:val="28"/>
        </w:rPr>
        <w:t>&gt;</w:t>
      </w:r>
    </w:p>
    <w:p w14:paraId="0E4464E6" w14:textId="70DF9176" w:rsidR="00EC5C52" w:rsidRPr="008F6D02" w:rsidRDefault="00EC5C52" w:rsidP="003B730D">
      <w:pPr>
        <w:rPr>
          <w:rFonts w:cs="Segoe UI"/>
          <w:b/>
          <w:kern w:val="28"/>
        </w:rPr>
      </w:pPr>
    </w:p>
    <w:p w14:paraId="4BDC47C3" w14:textId="4FC2BAD2" w:rsidR="00EC5C52" w:rsidRPr="008F6D02" w:rsidRDefault="00EC5C52" w:rsidP="003B730D">
      <w:pPr>
        <w:rPr>
          <w:rFonts w:cs="Segoe UI"/>
          <w:b/>
          <w:kern w:val="28"/>
        </w:rPr>
      </w:pPr>
      <w:r w:rsidRPr="008F6D02">
        <w:rPr>
          <w:rFonts w:cs="Segoe UI"/>
          <w:kern w:val="28"/>
        </w:rPr>
        <w:t>Date:</w:t>
      </w:r>
      <w:r w:rsidRPr="008F6D02">
        <w:rPr>
          <w:rFonts w:cs="Segoe UI"/>
          <w:b/>
          <w:kern w:val="28"/>
        </w:rPr>
        <w:t xml:space="preserve"> </w:t>
      </w:r>
      <w:r w:rsidR="00513B9E">
        <w:rPr>
          <w:rFonts w:cs="Segoe UI"/>
          <w:b/>
          <w:color w:val="C00000"/>
          <w:kern w:val="28"/>
        </w:rPr>
        <w:t>17</w:t>
      </w:r>
      <w:r w:rsidRPr="00E14150">
        <w:rPr>
          <w:rFonts w:cs="Segoe UI"/>
          <w:b/>
          <w:color w:val="C00000"/>
          <w:kern w:val="28"/>
        </w:rPr>
        <w:t>/</w:t>
      </w:r>
      <w:r w:rsidR="00513B9E">
        <w:rPr>
          <w:rFonts w:cs="Segoe UI"/>
          <w:b/>
          <w:color w:val="C00000"/>
          <w:kern w:val="28"/>
        </w:rPr>
        <w:t>06</w:t>
      </w:r>
      <w:r w:rsidRPr="00E14150">
        <w:rPr>
          <w:rFonts w:cs="Segoe UI"/>
          <w:b/>
          <w:color w:val="C00000"/>
          <w:kern w:val="28"/>
        </w:rPr>
        <w:t>/</w:t>
      </w:r>
      <w:r w:rsidR="00513B9E">
        <w:rPr>
          <w:rFonts w:cs="Segoe UI"/>
          <w:b/>
          <w:color w:val="C00000"/>
          <w:kern w:val="28"/>
        </w:rPr>
        <w:t>2022</w:t>
      </w:r>
    </w:p>
    <w:p w14:paraId="790190A4" w14:textId="4C16E727" w:rsidR="00EC5C52" w:rsidRPr="008F6D02" w:rsidRDefault="00EC5C52" w:rsidP="003B730D">
      <w:pPr>
        <w:rPr>
          <w:rFonts w:cs="Segoe UI"/>
          <w:b/>
          <w:kern w:val="28"/>
        </w:rPr>
      </w:pPr>
    </w:p>
    <w:p w14:paraId="25AE9B83" w14:textId="0CACF50E" w:rsidR="00EC5C52" w:rsidRPr="008F6D02" w:rsidRDefault="00EC5C52" w:rsidP="003B730D">
      <w:pPr>
        <w:rPr>
          <w:rFonts w:cs="Segoe UI"/>
          <w:b/>
          <w:kern w:val="28"/>
        </w:rPr>
      </w:pPr>
      <w:r w:rsidRPr="008F6D02">
        <w:rPr>
          <w:rFonts w:cs="Segoe UI"/>
          <w:kern w:val="28"/>
        </w:rPr>
        <w:t>Version:</w:t>
      </w:r>
      <w:r w:rsidRPr="008F6D02">
        <w:rPr>
          <w:rFonts w:cs="Segoe UI"/>
          <w:b/>
          <w:kern w:val="28"/>
        </w:rPr>
        <w:t xml:space="preserve"> </w:t>
      </w:r>
      <w:proofErr w:type="spellStart"/>
      <w:r w:rsidRPr="00E14150">
        <w:rPr>
          <w:rFonts w:cs="Segoe UI"/>
          <w:b/>
          <w:color w:val="C00000"/>
          <w:kern w:val="28"/>
        </w:rPr>
        <w:t>x.x</w:t>
      </w:r>
      <w:proofErr w:type="spellEnd"/>
    </w:p>
    <w:p w14:paraId="3982E4B6" w14:textId="77777777" w:rsidR="003B730D" w:rsidRPr="003B730D" w:rsidRDefault="003B730D" w:rsidP="003B730D">
      <w:pPr>
        <w:rPr>
          <w:b/>
          <w:kern w:val="28"/>
        </w:rPr>
      </w:pPr>
    </w:p>
    <w:p w14:paraId="4918361D" w14:textId="5A2BBA79" w:rsidR="003C1048" w:rsidRPr="003B730D" w:rsidRDefault="003C1048" w:rsidP="003B730D">
      <w:pPr>
        <w:sectPr w:rsidR="003C1048" w:rsidRPr="003B730D" w:rsidSect="00CE1FB0">
          <w:headerReference w:type="default" r:id="rId13"/>
          <w:headerReference w:type="first" r:id="rId14"/>
          <w:footerReference w:type="first" r:id="rId15"/>
          <w:pgSz w:w="12240" w:h="15840" w:code="1"/>
          <w:pgMar w:top="431" w:right="720" w:bottom="720" w:left="720" w:header="420" w:footer="567" w:gutter="0"/>
          <w:cols w:space="708"/>
          <w:titlePg/>
          <w:docGrid w:linePitch="360"/>
        </w:sectPr>
      </w:pPr>
    </w:p>
    <w:tbl>
      <w:tblPr>
        <w:tblStyle w:val="TableWeb3"/>
        <w:tblW w:w="10422" w:type="dxa"/>
        <w:tblLayout w:type="fixed"/>
        <w:tblLook w:val="0020" w:firstRow="1" w:lastRow="0" w:firstColumn="0" w:lastColumn="0" w:noHBand="0" w:noVBand="0"/>
      </w:tblPr>
      <w:tblGrid>
        <w:gridCol w:w="3420"/>
        <w:gridCol w:w="1513"/>
        <w:gridCol w:w="1283"/>
        <w:gridCol w:w="4206"/>
      </w:tblGrid>
      <w:tr w:rsidR="00EE0DB7" w:rsidRPr="003B730D" w14:paraId="317F76A2" w14:textId="77777777" w:rsidTr="00EE0D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2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</w:tcPr>
          <w:p w14:paraId="0BA1E597" w14:textId="1DCC7B90" w:rsidR="00EE0DB7" w:rsidRPr="00EE0DB7" w:rsidRDefault="00EE0DB7" w:rsidP="00EE0DB7">
            <w:pPr>
              <w:pStyle w:val="TableText"/>
              <w:rPr>
                <w:rFonts w:cs="Segoe UI"/>
                <w:b/>
                <w:bCs w:val="0"/>
              </w:rPr>
            </w:pPr>
            <w:r w:rsidRPr="00EE0DB7">
              <w:rPr>
                <w:rFonts w:cs="Segoe UI"/>
                <w:b/>
                <w:bCs w:val="0"/>
              </w:rPr>
              <w:lastRenderedPageBreak/>
              <w:t>FDD Change Record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5CF17872" w14:textId="77777777" w:rsidR="00EE0DB7" w:rsidRPr="008F6D02" w:rsidRDefault="00EE0DB7">
            <w:pPr>
              <w:pStyle w:val="TableText"/>
              <w:jc w:val="center"/>
              <w:rPr>
                <w:rFonts w:cs="Segoe UI"/>
                <w:sz w:val="22"/>
                <w:szCs w:val="22"/>
                <w:u w:val="single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</w:tcPr>
          <w:p w14:paraId="36A68CCA" w14:textId="77777777" w:rsidR="00EE0DB7" w:rsidRPr="008F6D02" w:rsidRDefault="00EE0DB7" w:rsidP="00A07D8B">
            <w:pPr>
              <w:pStyle w:val="TableText"/>
              <w:jc w:val="center"/>
              <w:rPr>
                <w:rFonts w:cs="Segoe UI"/>
                <w:sz w:val="22"/>
                <w:szCs w:val="22"/>
                <w:u w:val="single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nil"/>
              <w:right w:val="nil"/>
            </w:tcBorders>
          </w:tcPr>
          <w:p w14:paraId="2E73F4B4" w14:textId="77777777" w:rsidR="00EE0DB7" w:rsidRPr="008F6D02" w:rsidRDefault="00EE0DB7">
            <w:pPr>
              <w:pStyle w:val="TableText"/>
              <w:jc w:val="center"/>
              <w:rPr>
                <w:rFonts w:cs="Segoe UI"/>
                <w:sz w:val="22"/>
                <w:szCs w:val="22"/>
                <w:u w:val="single"/>
              </w:rPr>
            </w:pPr>
          </w:p>
        </w:tc>
      </w:tr>
      <w:tr w:rsidR="00A07D8B" w:rsidRPr="003B730D" w14:paraId="3982E4BE" w14:textId="7AEC0468" w:rsidTr="00EE0DB7">
        <w:trPr>
          <w:trHeight w:val="562"/>
        </w:trPr>
        <w:tc>
          <w:tcPr>
            <w:tcW w:w="3360" w:type="dxa"/>
          </w:tcPr>
          <w:p w14:paraId="3982E4BB" w14:textId="52CA279E" w:rsidR="00A07D8B" w:rsidRPr="008F6D02" w:rsidRDefault="00A07D8B">
            <w:pPr>
              <w:pStyle w:val="TableText"/>
              <w:jc w:val="center"/>
              <w:rPr>
                <w:rFonts w:cs="Segoe UI"/>
                <w:sz w:val="22"/>
                <w:szCs w:val="22"/>
              </w:rPr>
            </w:pPr>
            <w:r w:rsidRPr="008F6D02">
              <w:rPr>
                <w:rFonts w:cs="Segoe UI"/>
                <w:sz w:val="22"/>
                <w:szCs w:val="22"/>
                <w:u w:val="single"/>
              </w:rPr>
              <w:t>Date</w:t>
            </w:r>
          </w:p>
        </w:tc>
        <w:tc>
          <w:tcPr>
            <w:tcW w:w="1473" w:type="dxa"/>
          </w:tcPr>
          <w:p w14:paraId="3982E4BC" w14:textId="27DBD9DF" w:rsidR="00A07D8B" w:rsidRPr="008F6D02" w:rsidRDefault="00A07D8B">
            <w:pPr>
              <w:pStyle w:val="TableText"/>
              <w:jc w:val="center"/>
              <w:rPr>
                <w:rFonts w:cs="Segoe UI"/>
                <w:sz w:val="22"/>
                <w:szCs w:val="22"/>
              </w:rPr>
            </w:pPr>
            <w:r w:rsidRPr="008F6D02">
              <w:rPr>
                <w:rFonts w:cs="Segoe UI"/>
                <w:sz w:val="22"/>
                <w:szCs w:val="22"/>
                <w:u w:val="single"/>
              </w:rPr>
              <w:t>Author</w:t>
            </w:r>
          </w:p>
        </w:tc>
        <w:tc>
          <w:tcPr>
            <w:tcW w:w="1243" w:type="dxa"/>
          </w:tcPr>
          <w:p w14:paraId="07FC5906" w14:textId="45DEA943" w:rsidR="00A07D8B" w:rsidRPr="008F6D02" w:rsidRDefault="00A07D8B" w:rsidP="00A07D8B">
            <w:pPr>
              <w:pStyle w:val="TableText"/>
              <w:jc w:val="center"/>
              <w:rPr>
                <w:rFonts w:cs="Segoe UI"/>
                <w:sz w:val="22"/>
                <w:szCs w:val="22"/>
                <w:u w:val="single"/>
              </w:rPr>
            </w:pPr>
            <w:r w:rsidRPr="008F6D02">
              <w:rPr>
                <w:rFonts w:cs="Segoe UI"/>
                <w:sz w:val="22"/>
                <w:szCs w:val="22"/>
                <w:u w:val="single"/>
              </w:rPr>
              <w:t>Version</w:t>
            </w:r>
          </w:p>
        </w:tc>
        <w:tc>
          <w:tcPr>
            <w:tcW w:w="4146" w:type="dxa"/>
          </w:tcPr>
          <w:p w14:paraId="3982E4BD" w14:textId="715BD38B" w:rsidR="00A07D8B" w:rsidRPr="008F6D02" w:rsidRDefault="00A07D8B">
            <w:pPr>
              <w:pStyle w:val="TableText"/>
              <w:jc w:val="center"/>
              <w:rPr>
                <w:rFonts w:cs="Segoe UI"/>
                <w:sz w:val="22"/>
                <w:szCs w:val="22"/>
              </w:rPr>
            </w:pPr>
            <w:r w:rsidRPr="008F6D02">
              <w:rPr>
                <w:rFonts w:cs="Segoe UI"/>
                <w:sz w:val="22"/>
                <w:szCs w:val="22"/>
                <w:u w:val="single"/>
              </w:rPr>
              <w:t>Change Reference</w:t>
            </w:r>
          </w:p>
        </w:tc>
      </w:tr>
      <w:tr w:rsidR="00A07D8B" w:rsidRPr="003B730D" w14:paraId="3982E4C2" w14:textId="708E5EF2" w:rsidTr="00EE0DB7">
        <w:trPr>
          <w:trHeight w:val="413"/>
        </w:trPr>
        <w:tc>
          <w:tcPr>
            <w:tcW w:w="3360" w:type="dxa"/>
          </w:tcPr>
          <w:p w14:paraId="3982E4BF" w14:textId="38ECDA6B" w:rsidR="00A07D8B" w:rsidRPr="008F6D02" w:rsidRDefault="00513B9E" w:rsidP="005D707C">
            <w:pPr>
              <w:pStyle w:val="TableText"/>
              <w:jc w:val="center"/>
              <w:rPr>
                <w:rFonts w:cs="Segoe UI"/>
                <w:sz w:val="22"/>
                <w:szCs w:val="22"/>
              </w:rPr>
            </w:pPr>
            <w:r>
              <w:rPr>
                <w:rFonts w:cs="Segoe UI"/>
                <w:color w:val="C00000"/>
                <w:sz w:val="22"/>
                <w:szCs w:val="22"/>
              </w:rPr>
              <w:t>17</w:t>
            </w:r>
            <w:r w:rsidR="005D707C" w:rsidRPr="00E14150">
              <w:rPr>
                <w:rFonts w:cs="Segoe UI"/>
                <w:color w:val="C00000"/>
                <w:sz w:val="22"/>
                <w:szCs w:val="22"/>
              </w:rPr>
              <w:t>/</w:t>
            </w:r>
            <w:r>
              <w:rPr>
                <w:rFonts w:cs="Segoe UI"/>
                <w:color w:val="C00000"/>
                <w:sz w:val="22"/>
                <w:szCs w:val="22"/>
              </w:rPr>
              <w:t>06</w:t>
            </w:r>
            <w:r w:rsidR="005D707C" w:rsidRPr="00E14150">
              <w:rPr>
                <w:rFonts w:cs="Segoe UI"/>
                <w:color w:val="C00000"/>
                <w:sz w:val="22"/>
                <w:szCs w:val="22"/>
              </w:rPr>
              <w:t>/</w:t>
            </w:r>
            <w:r>
              <w:rPr>
                <w:rFonts w:cs="Segoe UI"/>
                <w:color w:val="C00000"/>
                <w:sz w:val="22"/>
                <w:szCs w:val="22"/>
              </w:rPr>
              <w:t>2022</w:t>
            </w:r>
          </w:p>
        </w:tc>
        <w:tc>
          <w:tcPr>
            <w:tcW w:w="1473" w:type="dxa"/>
          </w:tcPr>
          <w:p w14:paraId="3982E4C0" w14:textId="66D3D633" w:rsidR="00A07D8B" w:rsidRPr="008F6D02" w:rsidRDefault="00513B9E" w:rsidP="005D707C">
            <w:pPr>
              <w:pStyle w:val="TableText"/>
              <w:jc w:val="center"/>
              <w:rPr>
                <w:rFonts w:cs="Segoe UI"/>
                <w:sz w:val="22"/>
                <w:szCs w:val="22"/>
              </w:rPr>
            </w:pPr>
            <w:r>
              <w:rPr>
                <w:rFonts w:cs="Segoe UI"/>
                <w:color w:val="C00000"/>
                <w:sz w:val="22"/>
                <w:szCs w:val="22"/>
              </w:rPr>
              <w:t>Saeed Sanai</w:t>
            </w:r>
          </w:p>
        </w:tc>
        <w:tc>
          <w:tcPr>
            <w:tcW w:w="1243" w:type="dxa"/>
          </w:tcPr>
          <w:p w14:paraId="6E754B43" w14:textId="79D8F90A" w:rsidR="00A07D8B" w:rsidRPr="008F6D02" w:rsidRDefault="005D707C" w:rsidP="005D707C">
            <w:pPr>
              <w:pStyle w:val="TableText"/>
              <w:jc w:val="center"/>
              <w:rPr>
                <w:rFonts w:cs="Segoe UI"/>
                <w:sz w:val="22"/>
                <w:szCs w:val="22"/>
              </w:rPr>
            </w:pPr>
            <w:r w:rsidRPr="00E14150">
              <w:rPr>
                <w:rFonts w:cs="Segoe UI"/>
                <w:color w:val="C00000"/>
                <w:sz w:val="22"/>
                <w:szCs w:val="22"/>
              </w:rPr>
              <w:t>1.0</w:t>
            </w:r>
          </w:p>
        </w:tc>
        <w:tc>
          <w:tcPr>
            <w:tcW w:w="4146" w:type="dxa"/>
          </w:tcPr>
          <w:p w14:paraId="3982E4C1" w14:textId="5ABE2058" w:rsidR="00A07D8B" w:rsidRPr="008F6D02" w:rsidRDefault="005D707C" w:rsidP="005D707C">
            <w:pPr>
              <w:pStyle w:val="TableText"/>
              <w:jc w:val="center"/>
              <w:rPr>
                <w:rFonts w:cs="Segoe UI"/>
                <w:sz w:val="22"/>
                <w:szCs w:val="22"/>
              </w:rPr>
            </w:pPr>
            <w:r w:rsidRPr="00E14150">
              <w:rPr>
                <w:rFonts w:cs="Segoe UI"/>
                <w:color w:val="C00000"/>
                <w:sz w:val="22"/>
                <w:szCs w:val="22"/>
              </w:rPr>
              <w:t>Initial Draft</w:t>
            </w:r>
          </w:p>
        </w:tc>
      </w:tr>
      <w:tr w:rsidR="005D707C" w:rsidRPr="003B730D" w14:paraId="0429006E" w14:textId="77777777" w:rsidTr="00EE0DB7">
        <w:trPr>
          <w:trHeight w:val="413"/>
        </w:trPr>
        <w:tc>
          <w:tcPr>
            <w:tcW w:w="3360" w:type="dxa"/>
          </w:tcPr>
          <w:p w14:paraId="0F78A5EC" w14:textId="77777777" w:rsidR="005D707C" w:rsidRPr="008F6D02" w:rsidRDefault="005D707C" w:rsidP="005D707C">
            <w:pPr>
              <w:pStyle w:val="TableText"/>
              <w:jc w:val="center"/>
              <w:rPr>
                <w:rFonts w:cs="Segoe UI"/>
                <w:color w:val="FF0000"/>
              </w:rPr>
            </w:pPr>
          </w:p>
        </w:tc>
        <w:tc>
          <w:tcPr>
            <w:tcW w:w="1473" w:type="dxa"/>
          </w:tcPr>
          <w:p w14:paraId="2281F9F8" w14:textId="77777777" w:rsidR="005D707C" w:rsidRPr="008F6D02" w:rsidRDefault="005D707C" w:rsidP="005D707C">
            <w:pPr>
              <w:pStyle w:val="TableText"/>
              <w:jc w:val="center"/>
              <w:rPr>
                <w:rFonts w:cs="Segoe UI"/>
                <w:color w:val="FF0000"/>
              </w:rPr>
            </w:pPr>
          </w:p>
        </w:tc>
        <w:tc>
          <w:tcPr>
            <w:tcW w:w="1243" w:type="dxa"/>
          </w:tcPr>
          <w:p w14:paraId="6F5F7183" w14:textId="77777777" w:rsidR="005D707C" w:rsidRPr="008F6D02" w:rsidRDefault="005D707C" w:rsidP="005D707C">
            <w:pPr>
              <w:pStyle w:val="TableText"/>
              <w:jc w:val="center"/>
              <w:rPr>
                <w:rFonts w:cs="Segoe UI"/>
                <w:color w:val="FF0000"/>
              </w:rPr>
            </w:pPr>
          </w:p>
        </w:tc>
        <w:tc>
          <w:tcPr>
            <w:tcW w:w="4146" w:type="dxa"/>
          </w:tcPr>
          <w:p w14:paraId="3B92A74D" w14:textId="77777777" w:rsidR="005D707C" w:rsidRPr="008F6D02" w:rsidRDefault="005D707C" w:rsidP="005D707C">
            <w:pPr>
              <w:pStyle w:val="TableText"/>
              <w:jc w:val="center"/>
              <w:rPr>
                <w:rFonts w:cs="Segoe UI"/>
                <w:color w:val="FF0000"/>
              </w:rPr>
            </w:pPr>
          </w:p>
        </w:tc>
      </w:tr>
      <w:tr w:rsidR="005D707C" w:rsidRPr="003B730D" w14:paraId="243A601D" w14:textId="77777777" w:rsidTr="00EE0DB7">
        <w:trPr>
          <w:trHeight w:val="413"/>
        </w:trPr>
        <w:tc>
          <w:tcPr>
            <w:tcW w:w="3360" w:type="dxa"/>
          </w:tcPr>
          <w:p w14:paraId="72ED3D9A" w14:textId="77777777" w:rsidR="005D707C" w:rsidRPr="008F6D02" w:rsidRDefault="005D707C" w:rsidP="005D707C">
            <w:pPr>
              <w:pStyle w:val="TableText"/>
              <w:jc w:val="center"/>
              <w:rPr>
                <w:rFonts w:cs="Segoe UI"/>
                <w:color w:val="FF0000"/>
              </w:rPr>
            </w:pPr>
          </w:p>
        </w:tc>
        <w:tc>
          <w:tcPr>
            <w:tcW w:w="1473" w:type="dxa"/>
          </w:tcPr>
          <w:p w14:paraId="12613CC7" w14:textId="77777777" w:rsidR="005D707C" w:rsidRPr="008F6D02" w:rsidRDefault="005D707C" w:rsidP="005D707C">
            <w:pPr>
              <w:pStyle w:val="TableText"/>
              <w:jc w:val="center"/>
              <w:rPr>
                <w:rFonts w:cs="Segoe UI"/>
                <w:color w:val="FF0000"/>
              </w:rPr>
            </w:pPr>
          </w:p>
        </w:tc>
        <w:tc>
          <w:tcPr>
            <w:tcW w:w="1243" w:type="dxa"/>
          </w:tcPr>
          <w:p w14:paraId="37654D46" w14:textId="77777777" w:rsidR="005D707C" w:rsidRPr="008F6D02" w:rsidRDefault="005D707C" w:rsidP="005D707C">
            <w:pPr>
              <w:pStyle w:val="TableText"/>
              <w:jc w:val="center"/>
              <w:rPr>
                <w:rFonts w:cs="Segoe UI"/>
                <w:color w:val="FF0000"/>
              </w:rPr>
            </w:pPr>
          </w:p>
        </w:tc>
        <w:tc>
          <w:tcPr>
            <w:tcW w:w="4146" w:type="dxa"/>
          </w:tcPr>
          <w:p w14:paraId="44524BFF" w14:textId="77777777" w:rsidR="005D707C" w:rsidRPr="008F6D02" w:rsidRDefault="005D707C" w:rsidP="005D707C">
            <w:pPr>
              <w:pStyle w:val="TableText"/>
              <w:jc w:val="center"/>
              <w:rPr>
                <w:rFonts w:cs="Segoe UI"/>
                <w:color w:val="FF0000"/>
              </w:rPr>
            </w:pPr>
          </w:p>
        </w:tc>
      </w:tr>
      <w:tr w:rsidR="005D707C" w:rsidRPr="003B730D" w14:paraId="4135A4F1" w14:textId="77777777" w:rsidTr="00EE0DB7">
        <w:trPr>
          <w:trHeight w:val="413"/>
        </w:trPr>
        <w:tc>
          <w:tcPr>
            <w:tcW w:w="3360" w:type="dxa"/>
          </w:tcPr>
          <w:p w14:paraId="6F959011" w14:textId="77777777" w:rsidR="005D707C" w:rsidRPr="008F6D02" w:rsidRDefault="005D707C" w:rsidP="005D707C">
            <w:pPr>
              <w:pStyle w:val="TableText"/>
              <w:jc w:val="center"/>
              <w:rPr>
                <w:rFonts w:cs="Segoe UI"/>
                <w:color w:val="FF0000"/>
              </w:rPr>
            </w:pPr>
          </w:p>
        </w:tc>
        <w:tc>
          <w:tcPr>
            <w:tcW w:w="1473" w:type="dxa"/>
          </w:tcPr>
          <w:p w14:paraId="57C4DDA7" w14:textId="77777777" w:rsidR="005D707C" w:rsidRPr="008F6D02" w:rsidRDefault="005D707C" w:rsidP="005D707C">
            <w:pPr>
              <w:pStyle w:val="TableText"/>
              <w:jc w:val="center"/>
              <w:rPr>
                <w:rFonts w:cs="Segoe UI"/>
                <w:color w:val="FF0000"/>
              </w:rPr>
            </w:pPr>
          </w:p>
        </w:tc>
        <w:tc>
          <w:tcPr>
            <w:tcW w:w="1243" w:type="dxa"/>
          </w:tcPr>
          <w:p w14:paraId="367824B6" w14:textId="77777777" w:rsidR="005D707C" w:rsidRPr="008F6D02" w:rsidRDefault="005D707C" w:rsidP="005D707C">
            <w:pPr>
              <w:pStyle w:val="TableText"/>
              <w:jc w:val="center"/>
              <w:rPr>
                <w:rFonts w:cs="Segoe UI"/>
                <w:color w:val="FF0000"/>
              </w:rPr>
            </w:pPr>
          </w:p>
        </w:tc>
        <w:tc>
          <w:tcPr>
            <w:tcW w:w="4146" w:type="dxa"/>
          </w:tcPr>
          <w:p w14:paraId="3A253A2D" w14:textId="77777777" w:rsidR="005D707C" w:rsidRPr="008F6D02" w:rsidRDefault="005D707C" w:rsidP="005D707C">
            <w:pPr>
              <w:pStyle w:val="TableText"/>
              <w:jc w:val="center"/>
              <w:rPr>
                <w:rFonts w:cs="Segoe UI"/>
                <w:color w:val="FF0000"/>
              </w:rPr>
            </w:pPr>
          </w:p>
        </w:tc>
      </w:tr>
      <w:tr w:rsidR="00EE0DB7" w:rsidRPr="003B730D" w14:paraId="42B61858" w14:textId="77777777" w:rsidTr="00EE0DB7">
        <w:trPr>
          <w:trHeight w:val="557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</w:tcPr>
          <w:p w14:paraId="59C9C3EB" w14:textId="26427149" w:rsidR="00EE0DB7" w:rsidRPr="008F6D02" w:rsidRDefault="00EE0DB7" w:rsidP="00EE0DB7">
            <w:pPr>
              <w:pStyle w:val="TableText"/>
              <w:rPr>
                <w:rFonts w:cs="Segoe UI"/>
                <w:sz w:val="22"/>
                <w:szCs w:val="22"/>
                <w:u w:val="single"/>
              </w:rPr>
            </w:pPr>
            <w:r w:rsidRPr="00EE0DB7">
              <w:rPr>
                <w:rFonts w:cs="Segoe UI"/>
                <w:b/>
                <w:bCs w:val="0"/>
              </w:rPr>
              <w:t>Client Review and</w:t>
            </w:r>
            <w:r>
              <w:rPr>
                <w:rFonts w:cs="Segoe UI"/>
                <w:b/>
                <w:bCs w:val="0"/>
              </w:rPr>
              <w:t xml:space="preserve"> </w:t>
            </w:r>
            <w:r w:rsidRPr="00EE0DB7">
              <w:rPr>
                <w:rFonts w:cs="Segoe UI"/>
                <w:b/>
                <w:bCs w:val="0"/>
              </w:rPr>
              <w:t>Approval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2C6DF566" w14:textId="77777777" w:rsidR="00EE0DB7" w:rsidRPr="008F6D02" w:rsidRDefault="00EE0DB7">
            <w:pPr>
              <w:pStyle w:val="TableText"/>
              <w:jc w:val="center"/>
              <w:rPr>
                <w:rFonts w:cs="Segoe UI"/>
                <w:sz w:val="22"/>
                <w:szCs w:val="22"/>
                <w:u w:val="single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</w:tcPr>
          <w:p w14:paraId="116C1A88" w14:textId="77777777" w:rsidR="00EE0DB7" w:rsidRPr="008F6D02" w:rsidRDefault="00EE0DB7" w:rsidP="00DB7B88">
            <w:pPr>
              <w:pStyle w:val="TableText"/>
              <w:jc w:val="center"/>
              <w:rPr>
                <w:rFonts w:cs="Segoe UI"/>
                <w:sz w:val="22"/>
                <w:szCs w:val="22"/>
                <w:u w:val="single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nil"/>
              <w:right w:val="nil"/>
            </w:tcBorders>
          </w:tcPr>
          <w:p w14:paraId="7B428A07" w14:textId="77777777" w:rsidR="00EE0DB7" w:rsidRPr="008F6D02" w:rsidRDefault="00EE0DB7">
            <w:pPr>
              <w:pStyle w:val="TableText"/>
              <w:jc w:val="center"/>
              <w:rPr>
                <w:rFonts w:cs="Segoe UI"/>
                <w:sz w:val="22"/>
                <w:szCs w:val="22"/>
                <w:u w:val="single"/>
              </w:rPr>
            </w:pPr>
          </w:p>
        </w:tc>
      </w:tr>
      <w:tr w:rsidR="00A07D8B" w:rsidRPr="003B730D" w14:paraId="3982E4D6" w14:textId="6F5885D1" w:rsidTr="00EE0DB7">
        <w:trPr>
          <w:trHeight w:val="557"/>
        </w:trPr>
        <w:tc>
          <w:tcPr>
            <w:tcW w:w="3360" w:type="dxa"/>
          </w:tcPr>
          <w:p w14:paraId="3982E4D3" w14:textId="2C0AF6E3" w:rsidR="00A07D8B" w:rsidRPr="008F6D02" w:rsidRDefault="00A07D8B">
            <w:pPr>
              <w:pStyle w:val="TableText"/>
              <w:jc w:val="center"/>
              <w:rPr>
                <w:rFonts w:cs="Segoe UI"/>
                <w:sz w:val="22"/>
                <w:szCs w:val="22"/>
                <w:u w:val="single"/>
              </w:rPr>
            </w:pPr>
            <w:r w:rsidRPr="008F6D02">
              <w:rPr>
                <w:rFonts w:cs="Segoe UI"/>
                <w:sz w:val="22"/>
                <w:szCs w:val="22"/>
                <w:u w:val="single"/>
              </w:rPr>
              <w:t>Name</w:t>
            </w:r>
          </w:p>
        </w:tc>
        <w:tc>
          <w:tcPr>
            <w:tcW w:w="1473" w:type="dxa"/>
          </w:tcPr>
          <w:p w14:paraId="3982E4D4" w14:textId="6669D193" w:rsidR="00A07D8B" w:rsidRPr="008F6D02" w:rsidRDefault="00A07D8B">
            <w:pPr>
              <w:pStyle w:val="TableText"/>
              <w:jc w:val="center"/>
              <w:rPr>
                <w:rFonts w:cs="Segoe UI"/>
                <w:sz w:val="22"/>
                <w:szCs w:val="22"/>
                <w:u w:val="single"/>
              </w:rPr>
            </w:pPr>
            <w:r w:rsidRPr="008F6D02">
              <w:rPr>
                <w:rFonts w:cs="Segoe UI"/>
                <w:sz w:val="22"/>
                <w:szCs w:val="22"/>
                <w:u w:val="single"/>
              </w:rPr>
              <w:t>Version Approved</w:t>
            </w:r>
          </w:p>
        </w:tc>
        <w:tc>
          <w:tcPr>
            <w:tcW w:w="1243" w:type="dxa"/>
          </w:tcPr>
          <w:p w14:paraId="21AB14CD" w14:textId="33EBC43A" w:rsidR="00A07D8B" w:rsidRPr="008F6D02" w:rsidRDefault="005D707C" w:rsidP="00DB7B88">
            <w:pPr>
              <w:pStyle w:val="TableText"/>
              <w:jc w:val="center"/>
              <w:rPr>
                <w:rFonts w:cs="Segoe UI"/>
                <w:sz w:val="22"/>
                <w:szCs w:val="22"/>
                <w:u w:val="single"/>
              </w:rPr>
            </w:pPr>
            <w:r w:rsidRPr="008F6D02">
              <w:rPr>
                <w:rFonts w:cs="Segoe UI"/>
                <w:sz w:val="22"/>
                <w:szCs w:val="22"/>
                <w:u w:val="single"/>
              </w:rPr>
              <w:t>Date</w:t>
            </w:r>
          </w:p>
        </w:tc>
        <w:tc>
          <w:tcPr>
            <w:tcW w:w="4146" w:type="dxa"/>
          </w:tcPr>
          <w:p w14:paraId="3982E4D5" w14:textId="5333F983" w:rsidR="00A07D8B" w:rsidRPr="008F6D02" w:rsidRDefault="005D707C">
            <w:pPr>
              <w:pStyle w:val="TableText"/>
              <w:jc w:val="center"/>
              <w:rPr>
                <w:rFonts w:cs="Segoe UI"/>
                <w:sz w:val="22"/>
                <w:szCs w:val="22"/>
              </w:rPr>
            </w:pPr>
            <w:r w:rsidRPr="008F6D02">
              <w:rPr>
                <w:rFonts w:cs="Segoe UI"/>
                <w:sz w:val="22"/>
                <w:szCs w:val="22"/>
                <w:u w:val="single"/>
              </w:rPr>
              <w:t>Position</w:t>
            </w:r>
          </w:p>
        </w:tc>
      </w:tr>
      <w:tr w:rsidR="00A07D8B" w:rsidRPr="003B730D" w14:paraId="3982E4DA" w14:textId="0F81E0BE" w:rsidTr="00EE0DB7">
        <w:trPr>
          <w:trHeight w:val="413"/>
        </w:trPr>
        <w:tc>
          <w:tcPr>
            <w:tcW w:w="3360" w:type="dxa"/>
          </w:tcPr>
          <w:p w14:paraId="3982E4D7" w14:textId="77777777" w:rsidR="00A07D8B" w:rsidRPr="008F6D02" w:rsidRDefault="00A07D8B">
            <w:pPr>
              <w:pStyle w:val="TableText"/>
              <w:rPr>
                <w:rFonts w:cs="Segoe UI"/>
              </w:rPr>
            </w:pPr>
          </w:p>
        </w:tc>
        <w:tc>
          <w:tcPr>
            <w:tcW w:w="1473" w:type="dxa"/>
          </w:tcPr>
          <w:p w14:paraId="3982E4D8" w14:textId="77777777" w:rsidR="00A07D8B" w:rsidRPr="008F6D02" w:rsidRDefault="00A07D8B">
            <w:pPr>
              <w:pStyle w:val="TableText"/>
              <w:rPr>
                <w:rFonts w:cs="Segoe UI"/>
                <w:highlight w:val="yellow"/>
                <w:u w:val="single"/>
              </w:rPr>
            </w:pPr>
          </w:p>
        </w:tc>
        <w:tc>
          <w:tcPr>
            <w:tcW w:w="1243" w:type="dxa"/>
          </w:tcPr>
          <w:p w14:paraId="18C6E2B9" w14:textId="77777777" w:rsidR="00A07D8B" w:rsidRPr="008F6D02" w:rsidRDefault="00A07D8B">
            <w:pPr>
              <w:pStyle w:val="TableText"/>
              <w:rPr>
                <w:rFonts w:cs="Segoe UI"/>
                <w:u w:val="single"/>
              </w:rPr>
            </w:pPr>
          </w:p>
        </w:tc>
        <w:tc>
          <w:tcPr>
            <w:tcW w:w="4146" w:type="dxa"/>
          </w:tcPr>
          <w:p w14:paraId="3982E4D9" w14:textId="3B49C993" w:rsidR="00A07D8B" w:rsidRPr="008F6D02" w:rsidRDefault="00A07D8B">
            <w:pPr>
              <w:pStyle w:val="TableText"/>
              <w:rPr>
                <w:rFonts w:cs="Segoe UI"/>
                <w:u w:val="single"/>
              </w:rPr>
            </w:pPr>
          </w:p>
        </w:tc>
      </w:tr>
      <w:tr w:rsidR="00A07D8B" w:rsidRPr="003B730D" w14:paraId="3982E4DE" w14:textId="452C79B7" w:rsidTr="00EE0DB7">
        <w:trPr>
          <w:trHeight w:val="413"/>
        </w:trPr>
        <w:tc>
          <w:tcPr>
            <w:tcW w:w="3360" w:type="dxa"/>
          </w:tcPr>
          <w:p w14:paraId="3982E4DB" w14:textId="77777777" w:rsidR="00A07D8B" w:rsidRPr="008F6D02" w:rsidRDefault="00A07D8B">
            <w:pPr>
              <w:pStyle w:val="TableText"/>
              <w:rPr>
                <w:rFonts w:cs="Segoe UI"/>
              </w:rPr>
            </w:pPr>
          </w:p>
        </w:tc>
        <w:tc>
          <w:tcPr>
            <w:tcW w:w="1473" w:type="dxa"/>
          </w:tcPr>
          <w:p w14:paraId="3982E4DC" w14:textId="77777777" w:rsidR="00A07D8B" w:rsidRPr="008F6D02" w:rsidRDefault="00A07D8B">
            <w:pPr>
              <w:pStyle w:val="TableText"/>
              <w:rPr>
                <w:rFonts w:cs="Segoe UI"/>
                <w:highlight w:val="yellow"/>
                <w:u w:val="single"/>
              </w:rPr>
            </w:pPr>
          </w:p>
        </w:tc>
        <w:tc>
          <w:tcPr>
            <w:tcW w:w="1243" w:type="dxa"/>
          </w:tcPr>
          <w:p w14:paraId="614FA8B1" w14:textId="77777777" w:rsidR="00A07D8B" w:rsidRPr="008F6D02" w:rsidRDefault="00A07D8B">
            <w:pPr>
              <w:pStyle w:val="TableText"/>
              <w:rPr>
                <w:rFonts w:cs="Segoe UI"/>
                <w:u w:val="single"/>
              </w:rPr>
            </w:pPr>
          </w:p>
        </w:tc>
        <w:tc>
          <w:tcPr>
            <w:tcW w:w="4146" w:type="dxa"/>
          </w:tcPr>
          <w:p w14:paraId="3982E4DD" w14:textId="20F49047" w:rsidR="00A07D8B" w:rsidRPr="008F6D02" w:rsidRDefault="00A07D8B">
            <w:pPr>
              <w:pStyle w:val="TableText"/>
              <w:rPr>
                <w:rFonts w:cs="Segoe UI"/>
                <w:u w:val="single"/>
              </w:rPr>
            </w:pPr>
          </w:p>
        </w:tc>
      </w:tr>
      <w:tr w:rsidR="00A07D8B" w:rsidRPr="003B730D" w14:paraId="3982E4E2" w14:textId="5F10EDF3" w:rsidTr="00EE0DB7">
        <w:trPr>
          <w:trHeight w:val="413"/>
        </w:trPr>
        <w:tc>
          <w:tcPr>
            <w:tcW w:w="3360" w:type="dxa"/>
          </w:tcPr>
          <w:p w14:paraId="3982E4DF" w14:textId="77777777" w:rsidR="00A07D8B" w:rsidRPr="008F6D02" w:rsidRDefault="00A07D8B">
            <w:pPr>
              <w:pStyle w:val="TableText"/>
              <w:rPr>
                <w:rFonts w:cs="Segoe UI"/>
              </w:rPr>
            </w:pPr>
          </w:p>
        </w:tc>
        <w:tc>
          <w:tcPr>
            <w:tcW w:w="1473" w:type="dxa"/>
          </w:tcPr>
          <w:p w14:paraId="3982E4E0" w14:textId="77777777" w:rsidR="00A07D8B" w:rsidRPr="008F6D02" w:rsidRDefault="00A07D8B">
            <w:pPr>
              <w:pStyle w:val="TableText"/>
              <w:rPr>
                <w:rFonts w:cs="Segoe UI"/>
                <w:u w:val="single"/>
              </w:rPr>
            </w:pPr>
          </w:p>
        </w:tc>
        <w:tc>
          <w:tcPr>
            <w:tcW w:w="1243" w:type="dxa"/>
          </w:tcPr>
          <w:p w14:paraId="6091AEF8" w14:textId="77777777" w:rsidR="00A07D8B" w:rsidRPr="008F6D02" w:rsidRDefault="00A07D8B">
            <w:pPr>
              <w:pStyle w:val="TableText"/>
              <w:rPr>
                <w:rFonts w:cs="Segoe UI"/>
                <w:u w:val="single"/>
              </w:rPr>
            </w:pPr>
          </w:p>
        </w:tc>
        <w:tc>
          <w:tcPr>
            <w:tcW w:w="4146" w:type="dxa"/>
          </w:tcPr>
          <w:p w14:paraId="3982E4E1" w14:textId="48077148" w:rsidR="00A07D8B" w:rsidRPr="008F6D02" w:rsidRDefault="00A07D8B">
            <w:pPr>
              <w:pStyle w:val="TableText"/>
              <w:rPr>
                <w:rFonts w:cs="Segoe UI"/>
                <w:u w:val="single"/>
              </w:rPr>
            </w:pPr>
          </w:p>
        </w:tc>
      </w:tr>
      <w:tr w:rsidR="00A07D8B" w:rsidRPr="003B730D" w14:paraId="3982E4E6" w14:textId="476DFEBA" w:rsidTr="00EE0DB7">
        <w:trPr>
          <w:trHeight w:val="413"/>
        </w:trPr>
        <w:tc>
          <w:tcPr>
            <w:tcW w:w="3360" w:type="dxa"/>
          </w:tcPr>
          <w:p w14:paraId="3982E4E3" w14:textId="77777777" w:rsidR="00A07D8B" w:rsidRPr="008F6D02" w:rsidRDefault="00A07D8B">
            <w:pPr>
              <w:pStyle w:val="TableText"/>
              <w:rPr>
                <w:rFonts w:cs="Segoe UI"/>
              </w:rPr>
            </w:pPr>
          </w:p>
        </w:tc>
        <w:tc>
          <w:tcPr>
            <w:tcW w:w="1473" w:type="dxa"/>
          </w:tcPr>
          <w:p w14:paraId="3982E4E4" w14:textId="77777777" w:rsidR="00A07D8B" w:rsidRPr="008F6D02" w:rsidRDefault="00A07D8B">
            <w:pPr>
              <w:pStyle w:val="TableText"/>
              <w:rPr>
                <w:rFonts w:cs="Segoe UI"/>
                <w:u w:val="single"/>
              </w:rPr>
            </w:pPr>
          </w:p>
        </w:tc>
        <w:tc>
          <w:tcPr>
            <w:tcW w:w="1243" w:type="dxa"/>
          </w:tcPr>
          <w:p w14:paraId="1FB89D0B" w14:textId="77777777" w:rsidR="00A07D8B" w:rsidRPr="008F6D02" w:rsidRDefault="00A07D8B">
            <w:pPr>
              <w:pStyle w:val="TableText"/>
              <w:rPr>
                <w:rFonts w:cs="Segoe UI"/>
                <w:u w:val="single"/>
              </w:rPr>
            </w:pPr>
          </w:p>
        </w:tc>
        <w:tc>
          <w:tcPr>
            <w:tcW w:w="4146" w:type="dxa"/>
          </w:tcPr>
          <w:p w14:paraId="3982E4E5" w14:textId="4FF25BCD" w:rsidR="00A07D8B" w:rsidRPr="008F6D02" w:rsidRDefault="00A07D8B">
            <w:pPr>
              <w:pStyle w:val="TableText"/>
              <w:rPr>
                <w:rFonts w:cs="Segoe UI"/>
                <w:u w:val="single"/>
              </w:rPr>
            </w:pPr>
          </w:p>
        </w:tc>
      </w:tr>
      <w:tr w:rsidR="00A07D8B" w:rsidRPr="003B730D" w14:paraId="3982E4EA" w14:textId="50E40972" w:rsidTr="00EE0DB7">
        <w:trPr>
          <w:trHeight w:val="450"/>
        </w:trPr>
        <w:tc>
          <w:tcPr>
            <w:tcW w:w="3360" w:type="dxa"/>
          </w:tcPr>
          <w:p w14:paraId="3982E4E7" w14:textId="77777777" w:rsidR="00A07D8B" w:rsidRPr="008F6D02" w:rsidRDefault="00A07D8B">
            <w:pPr>
              <w:pStyle w:val="TableText"/>
              <w:rPr>
                <w:rFonts w:cs="Segoe UI"/>
              </w:rPr>
            </w:pPr>
          </w:p>
        </w:tc>
        <w:tc>
          <w:tcPr>
            <w:tcW w:w="1473" w:type="dxa"/>
          </w:tcPr>
          <w:p w14:paraId="3982E4E8" w14:textId="77777777" w:rsidR="00A07D8B" w:rsidRPr="008F6D02" w:rsidRDefault="00A07D8B">
            <w:pPr>
              <w:pStyle w:val="TableText"/>
              <w:rPr>
                <w:rFonts w:cs="Segoe UI"/>
                <w:u w:val="single"/>
              </w:rPr>
            </w:pPr>
          </w:p>
        </w:tc>
        <w:tc>
          <w:tcPr>
            <w:tcW w:w="1243" w:type="dxa"/>
          </w:tcPr>
          <w:p w14:paraId="69E5B0EB" w14:textId="77777777" w:rsidR="00A07D8B" w:rsidRPr="008F6D02" w:rsidRDefault="00A07D8B">
            <w:pPr>
              <w:pStyle w:val="TableText"/>
              <w:rPr>
                <w:rFonts w:cs="Segoe UI"/>
                <w:u w:val="single"/>
              </w:rPr>
            </w:pPr>
          </w:p>
        </w:tc>
        <w:tc>
          <w:tcPr>
            <w:tcW w:w="4146" w:type="dxa"/>
          </w:tcPr>
          <w:p w14:paraId="3982E4E9" w14:textId="086D731C" w:rsidR="00A07D8B" w:rsidRPr="008F6D02" w:rsidRDefault="00A07D8B">
            <w:pPr>
              <w:pStyle w:val="TableText"/>
              <w:rPr>
                <w:rFonts w:cs="Segoe UI"/>
                <w:u w:val="single"/>
              </w:rPr>
            </w:pPr>
          </w:p>
        </w:tc>
      </w:tr>
    </w:tbl>
    <w:p w14:paraId="3982E4EB" w14:textId="77777777" w:rsidR="00F21E4D" w:rsidRPr="003B730D" w:rsidRDefault="00F21E4D"/>
    <w:p w14:paraId="3982E4EC" w14:textId="77777777" w:rsidR="00F21E4D" w:rsidRPr="008F6D02" w:rsidRDefault="00F21E4D">
      <w:pPr>
        <w:pStyle w:val="PageTitle"/>
        <w:rPr>
          <w:rFonts w:cs="Segoe UI"/>
          <w:sz w:val="20"/>
        </w:rPr>
      </w:pPr>
    </w:p>
    <w:p w14:paraId="49C5D2A4" w14:textId="77777777" w:rsidR="00DB7B88" w:rsidRPr="008F6D02" w:rsidRDefault="00DB7B88" w:rsidP="00DB7B88">
      <w:pPr>
        <w:rPr>
          <w:rFonts w:cs="Segoe UI"/>
        </w:rPr>
      </w:pPr>
      <w:r w:rsidRPr="008F6D02">
        <w:rPr>
          <w:rFonts w:cs="Segoe UI"/>
          <w:b/>
        </w:rPr>
        <w:t>Related Documents:</w:t>
      </w:r>
    </w:p>
    <w:p w14:paraId="452EC13C" w14:textId="77777777" w:rsidR="00DB7B88" w:rsidRPr="003B730D" w:rsidRDefault="00DB7B88" w:rsidP="00DB7B88">
      <w:pPr>
        <w:rPr>
          <w:b/>
          <w:bCs w:val="0"/>
          <w:noProof/>
        </w:rPr>
      </w:pPr>
    </w:p>
    <w:tbl>
      <w:tblPr>
        <w:tblStyle w:val="TableWeb3"/>
        <w:tblW w:w="10458" w:type="dxa"/>
        <w:tblLook w:val="0020" w:firstRow="1" w:lastRow="0" w:firstColumn="0" w:lastColumn="0" w:noHBand="0" w:noVBand="0"/>
      </w:tblPr>
      <w:tblGrid>
        <w:gridCol w:w="7239"/>
        <w:gridCol w:w="1294"/>
        <w:gridCol w:w="1925"/>
      </w:tblGrid>
      <w:tr w:rsidR="00DB7B88" w:rsidRPr="003B730D" w14:paraId="6FAE7652" w14:textId="77777777" w:rsidTr="00E141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308" w:type="dxa"/>
          </w:tcPr>
          <w:p w14:paraId="2DB7F2FD" w14:textId="77777777" w:rsidR="00DB7B88" w:rsidRPr="008F6D02" w:rsidRDefault="00DB7B88" w:rsidP="004A6DCD">
            <w:pPr>
              <w:pStyle w:val="TableHeading"/>
              <w:rPr>
                <w:rFonts w:ascii="Segoe UI" w:hAnsi="Segoe UI" w:cs="Segoe UI"/>
                <w:b w:val="0"/>
                <w:smallCaps w:val="0"/>
                <w:noProof w:val="0"/>
                <w:sz w:val="22"/>
                <w:szCs w:val="22"/>
              </w:rPr>
            </w:pPr>
            <w:r w:rsidRPr="008F6D02">
              <w:rPr>
                <w:rFonts w:ascii="Segoe UI" w:hAnsi="Segoe UI" w:cs="Segoe UI"/>
                <w:b w:val="0"/>
                <w:smallCaps w:val="0"/>
                <w:noProof w:val="0"/>
                <w:sz w:val="22"/>
                <w:szCs w:val="22"/>
              </w:rPr>
              <w:t>Document Name</w:t>
            </w:r>
          </w:p>
        </w:tc>
        <w:tc>
          <w:tcPr>
            <w:tcW w:w="1260" w:type="dxa"/>
          </w:tcPr>
          <w:p w14:paraId="04F1A5BC" w14:textId="77777777" w:rsidR="00DB7B88" w:rsidRPr="008F6D02" w:rsidRDefault="00DB7B88" w:rsidP="004A6DCD">
            <w:pPr>
              <w:pStyle w:val="TableHeading"/>
              <w:rPr>
                <w:rFonts w:ascii="Segoe UI" w:hAnsi="Segoe UI" w:cs="Segoe UI"/>
                <w:b w:val="0"/>
                <w:smallCaps w:val="0"/>
                <w:noProof w:val="0"/>
                <w:sz w:val="22"/>
                <w:szCs w:val="22"/>
              </w:rPr>
            </w:pPr>
            <w:r w:rsidRPr="008F6D02">
              <w:rPr>
                <w:rFonts w:ascii="Segoe UI" w:hAnsi="Segoe UI" w:cs="Segoe UI"/>
                <w:b w:val="0"/>
                <w:smallCaps w:val="0"/>
                <w:noProof w:val="0"/>
                <w:sz w:val="22"/>
                <w:szCs w:val="22"/>
              </w:rPr>
              <w:t>Version</w:t>
            </w:r>
          </w:p>
        </w:tc>
        <w:tc>
          <w:tcPr>
            <w:tcW w:w="1890" w:type="dxa"/>
          </w:tcPr>
          <w:p w14:paraId="456FDE42" w14:textId="77777777" w:rsidR="00DB7B88" w:rsidRPr="008F6D02" w:rsidRDefault="00DB7B88" w:rsidP="004A6DCD">
            <w:pPr>
              <w:pStyle w:val="TableHeading"/>
              <w:rPr>
                <w:rFonts w:ascii="Segoe UI" w:hAnsi="Segoe UI" w:cs="Segoe UI"/>
                <w:b w:val="0"/>
                <w:smallCaps w:val="0"/>
                <w:noProof w:val="0"/>
                <w:sz w:val="22"/>
                <w:szCs w:val="22"/>
              </w:rPr>
            </w:pPr>
            <w:r w:rsidRPr="008F6D02">
              <w:rPr>
                <w:rFonts w:ascii="Segoe UI" w:hAnsi="Segoe UI" w:cs="Segoe UI"/>
                <w:b w:val="0"/>
                <w:smallCaps w:val="0"/>
                <w:noProof w:val="0"/>
                <w:sz w:val="22"/>
                <w:szCs w:val="22"/>
              </w:rPr>
              <w:t>Date</w:t>
            </w:r>
          </w:p>
        </w:tc>
      </w:tr>
      <w:tr w:rsidR="00DB7B88" w:rsidRPr="003B730D" w14:paraId="45F3195C" w14:textId="77777777" w:rsidTr="00E14150">
        <w:tc>
          <w:tcPr>
            <w:tcW w:w="7308" w:type="dxa"/>
          </w:tcPr>
          <w:p w14:paraId="12FE1AA8" w14:textId="77777777" w:rsidR="00DB7B88" w:rsidRPr="003B730D" w:rsidRDefault="00DB7B88" w:rsidP="004A6DCD">
            <w:pPr>
              <w:pStyle w:val="TableText"/>
            </w:pPr>
          </w:p>
        </w:tc>
        <w:tc>
          <w:tcPr>
            <w:tcW w:w="1260" w:type="dxa"/>
          </w:tcPr>
          <w:p w14:paraId="3951640A" w14:textId="77777777" w:rsidR="00DB7B88" w:rsidRPr="003B730D" w:rsidRDefault="00DB7B88" w:rsidP="004A6DCD">
            <w:pPr>
              <w:pStyle w:val="TableText"/>
              <w:jc w:val="center"/>
            </w:pPr>
          </w:p>
        </w:tc>
        <w:tc>
          <w:tcPr>
            <w:tcW w:w="1890" w:type="dxa"/>
          </w:tcPr>
          <w:p w14:paraId="0277B8A4" w14:textId="77777777" w:rsidR="00DB7B88" w:rsidRPr="003B730D" w:rsidRDefault="00DB7B88" w:rsidP="004A6DCD">
            <w:pPr>
              <w:pStyle w:val="TableText"/>
              <w:jc w:val="center"/>
            </w:pPr>
          </w:p>
        </w:tc>
      </w:tr>
      <w:tr w:rsidR="00DB7B88" w:rsidRPr="003B730D" w14:paraId="0CC05799" w14:textId="77777777" w:rsidTr="00E14150">
        <w:tc>
          <w:tcPr>
            <w:tcW w:w="7308" w:type="dxa"/>
          </w:tcPr>
          <w:p w14:paraId="1A20B797" w14:textId="77777777" w:rsidR="00DB7B88" w:rsidRPr="003B730D" w:rsidRDefault="00DB7B88" w:rsidP="004A6DCD">
            <w:pPr>
              <w:pStyle w:val="TableText"/>
            </w:pPr>
          </w:p>
        </w:tc>
        <w:tc>
          <w:tcPr>
            <w:tcW w:w="1260" w:type="dxa"/>
          </w:tcPr>
          <w:p w14:paraId="742FEC2D" w14:textId="77777777" w:rsidR="00DB7B88" w:rsidRPr="003B730D" w:rsidRDefault="00DB7B88" w:rsidP="004A6DCD">
            <w:pPr>
              <w:pStyle w:val="TableText"/>
              <w:jc w:val="center"/>
            </w:pPr>
          </w:p>
        </w:tc>
        <w:tc>
          <w:tcPr>
            <w:tcW w:w="1890" w:type="dxa"/>
          </w:tcPr>
          <w:p w14:paraId="6D846FC2" w14:textId="77777777" w:rsidR="00DB7B88" w:rsidRPr="003B730D" w:rsidRDefault="00DB7B88" w:rsidP="004A6DCD">
            <w:pPr>
              <w:pStyle w:val="TableText"/>
              <w:jc w:val="center"/>
            </w:pPr>
          </w:p>
        </w:tc>
      </w:tr>
    </w:tbl>
    <w:p w14:paraId="3982E4ED" w14:textId="77777777" w:rsidR="00F21E4D" w:rsidRPr="003B730D" w:rsidRDefault="00F21E4D"/>
    <w:p w14:paraId="3982E4EE" w14:textId="77777777" w:rsidR="00F21E4D" w:rsidRPr="003B730D" w:rsidRDefault="00F21E4D"/>
    <w:p w14:paraId="3982E4EF" w14:textId="77777777" w:rsidR="00F21E4D" w:rsidRPr="003B730D" w:rsidRDefault="00F21E4D"/>
    <w:p w14:paraId="3982E4F0" w14:textId="77777777" w:rsidR="00F21E4D" w:rsidRPr="003B730D" w:rsidRDefault="00F21E4D"/>
    <w:p w14:paraId="3982E4F1" w14:textId="65866854" w:rsidR="00F21E4D" w:rsidRPr="003B730D" w:rsidRDefault="00F21E4D"/>
    <w:p w14:paraId="3982E4F2" w14:textId="77777777" w:rsidR="00F21E4D" w:rsidRPr="003B730D" w:rsidRDefault="00F21E4D"/>
    <w:p w14:paraId="3982E4F3" w14:textId="77777777" w:rsidR="00F21E4D" w:rsidRPr="003B730D" w:rsidRDefault="00F21E4D"/>
    <w:p w14:paraId="3982E4F4" w14:textId="77777777" w:rsidR="00F21E4D" w:rsidRPr="003B730D" w:rsidRDefault="00F21E4D"/>
    <w:p w14:paraId="3982E4F5" w14:textId="77777777" w:rsidR="00F21E4D" w:rsidRPr="003B730D" w:rsidRDefault="00F21E4D"/>
    <w:p w14:paraId="3982E4F6" w14:textId="77777777" w:rsidR="00F21E4D" w:rsidRPr="003B730D" w:rsidRDefault="00F21E4D"/>
    <w:p w14:paraId="3982E4F7" w14:textId="77777777" w:rsidR="00F21E4D" w:rsidRPr="003B730D" w:rsidRDefault="00F21E4D"/>
    <w:p w14:paraId="3982E4F8" w14:textId="77777777" w:rsidR="00F21E4D" w:rsidRPr="003B730D" w:rsidRDefault="00F21E4D"/>
    <w:p w14:paraId="3982E4F9" w14:textId="77777777" w:rsidR="007634EB" w:rsidRPr="003B730D" w:rsidRDefault="007634EB">
      <w:pPr>
        <w:rPr>
          <w:b/>
          <w:sz w:val="28"/>
        </w:rPr>
      </w:pPr>
      <w:r w:rsidRPr="00147B10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14:paraId="3982E51C" w14:textId="77777777" w:rsidR="003B730D" w:rsidRPr="00147B10" w:rsidRDefault="003B730D">
      <w:pPr>
        <w:pStyle w:val="MyStyle"/>
        <w:rPr>
          <w:rFonts w:asciiTheme="minorHAnsi" w:hAnsiTheme="minorHAnsi"/>
        </w:rPr>
        <w:sectPr w:rsidR="003B730D" w:rsidRPr="00147B10" w:rsidSect="003B730D">
          <w:headerReference w:type="default" r:id="rId16"/>
          <w:footerReference w:type="default" r:id="rId17"/>
          <w:pgSz w:w="11907" w:h="16839" w:code="9"/>
          <w:pgMar w:top="431" w:right="720" w:bottom="720" w:left="720" w:header="720" w:footer="648" w:gutter="0"/>
          <w:pgNumType w:fmt="lowerRoman" w:start="1"/>
          <w:cols w:space="720"/>
          <w:docGrid w:linePitch="299"/>
        </w:sectPr>
      </w:pPr>
    </w:p>
    <w:p w14:paraId="3982E51D" w14:textId="77777777" w:rsidR="00F21E4D" w:rsidRPr="00BA4094" w:rsidRDefault="005B159B" w:rsidP="00BA3F1A">
      <w:pPr>
        <w:shd w:val="clear" w:color="auto" w:fill="8DB3E2" w:themeFill="text2" w:themeFillTint="66"/>
        <w:spacing w:after="120" w:line="276" w:lineRule="auto"/>
        <w:jc w:val="center"/>
        <w:outlineLvl w:val="0"/>
        <w:rPr>
          <w:rFonts w:eastAsiaTheme="minorHAnsi" w:cs="Segoe UI"/>
          <w:bCs w:val="0"/>
          <w:color w:val="333333"/>
          <w:sz w:val="28"/>
          <w:szCs w:val="28"/>
        </w:rPr>
      </w:pPr>
      <w:r w:rsidRPr="00BA4094">
        <w:rPr>
          <w:rFonts w:eastAsiaTheme="minorHAnsi" w:cs="Segoe UI"/>
          <w:color w:val="333333"/>
          <w:sz w:val="28"/>
          <w:szCs w:val="28"/>
        </w:rPr>
        <w:lastRenderedPageBreak/>
        <w:t>Table of Contents</w:t>
      </w:r>
    </w:p>
    <w:p w14:paraId="3982E51E" w14:textId="77777777" w:rsidR="00F21E4D" w:rsidRPr="00147B10" w:rsidRDefault="00F21E4D">
      <w:pPr>
        <w:pStyle w:val="MyStyle"/>
        <w:rPr>
          <w:rFonts w:asciiTheme="minorHAnsi" w:hAnsiTheme="minorHAnsi"/>
        </w:rPr>
      </w:pPr>
    </w:p>
    <w:p w14:paraId="7912EE0F" w14:textId="56969B9D" w:rsidR="003557FD" w:rsidRDefault="007F0589">
      <w:pPr>
        <w:pStyle w:val="TOC1"/>
        <w:tabs>
          <w:tab w:val="left" w:pos="440"/>
          <w:tab w:val="right" w:leader="dot" w:pos="10457"/>
        </w:tabs>
        <w:rPr>
          <w:ins w:id="2" w:author="Saeed Sanai" w:date="2022-06-17T14:12:00Z"/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3B730D">
        <w:rPr>
          <w:rFonts w:asciiTheme="minorHAnsi" w:hAnsiTheme="minorHAnsi" w:cs="Arial"/>
          <w:bCs/>
          <w:sz w:val="20"/>
        </w:rPr>
        <w:fldChar w:fldCharType="begin"/>
      </w:r>
      <w:r w:rsidR="005B159B" w:rsidRPr="003B730D">
        <w:rPr>
          <w:rFonts w:asciiTheme="minorHAnsi" w:hAnsiTheme="minorHAnsi" w:cs="Arial"/>
          <w:sz w:val="20"/>
        </w:rPr>
        <w:instrText xml:space="preserve"> TOC \h \z \t "Heading 1,1,Heading 2,2,Heading 3,3" </w:instrText>
      </w:r>
      <w:r w:rsidRPr="003B730D">
        <w:rPr>
          <w:rFonts w:asciiTheme="minorHAnsi" w:hAnsiTheme="minorHAnsi" w:cs="Arial"/>
          <w:bCs/>
          <w:sz w:val="20"/>
        </w:rPr>
        <w:fldChar w:fldCharType="separate"/>
      </w:r>
      <w:ins w:id="3" w:author="Saeed Sanai" w:date="2022-06-17T14:12:00Z">
        <w:r w:rsidR="003557FD" w:rsidRPr="00923C2E">
          <w:rPr>
            <w:rStyle w:val="Hyperlink"/>
            <w:noProof/>
          </w:rPr>
          <w:fldChar w:fldCharType="begin"/>
        </w:r>
        <w:r w:rsidR="003557FD" w:rsidRPr="00923C2E">
          <w:rPr>
            <w:rStyle w:val="Hyperlink"/>
            <w:noProof/>
          </w:rPr>
          <w:instrText xml:space="preserve"> </w:instrText>
        </w:r>
        <w:r w:rsidR="003557FD">
          <w:rPr>
            <w:noProof/>
          </w:rPr>
          <w:instrText>HYPERLINK \l "_Toc106367565"</w:instrText>
        </w:r>
        <w:r w:rsidR="003557FD" w:rsidRPr="00923C2E">
          <w:rPr>
            <w:rStyle w:val="Hyperlink"/>
            <w:noProof/>
          </w:rPr>
          <w:instrText xml:space="preserve"> </w:instrText>
        </w:r>
        <w:r w:rsidR="003557FD" w:rsidRPr="00923C2E">
          <w:rPr>
            <w:rStyle w:val="Hyperlink"/>
            <w:noProof/>
          </w:rPr>
        </w:r>
        <w:r w:rsidR="003557FD" w:rsidRPr="00923C2E">
          <w:rPr>
            <w:rStyle w:val="Hyperlink"/>
            <w:noProof/>
          </w:rPr>
          <w:fldChar w:fldCharType="separate"/>
        </w:r>
        <w:r w:rsidR="003557FD" w:rsidRPr="00923C2E">
          <w:rPr>
            <w:rStyle w:val="Hyperlink"/>
            <w:noProof/>
          </w:rPr>
          <w:t>1</w:t>
        </w:r>
        <w:r w:rsidR="003557F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3557FD" w:rsidRPr="00923C2E">
          <w:rPr>
            <w:rStyle w:val="Hyperlink"/>
            <w:noProof/>
          </w:rPr>
          <w:t>Executive Summary</w:t>
        </w:r>
        <w:r w:rsidR="003557FD">
          <w:rPr>
            <w:noProof/>
            <w:webHidden/>
          </w:rPr>
          <w:tab/>
        </w:r>
        <w:r w:rsidR="003557FD">
          <w:rPr>
            <w:noProof/>
            <w:webHidden/>
          </w:rPr>
          <w:fldChar w:fldCharType="begin"/>
        </w:r>
        <w:r w:rsidR="003557FD">
          <w:rPr>
            <w:noProof/>
            <w:webHidden/>
          </w:rPr>
          <w:instrText xml:space="preserve"> PAGEREF _Toc106367565 \h </w:instrText>
        </w:r>
        <w:r w:rsidR="003557FD">
          <w:rPr>
            <w:noProof/>
            <w:webHidden/>
          </w:rPr>
        </w:r>
      </w:ins>
      <w:r w:rsidR="003557FD">
        <w:rPr>
          <w:noProof/>
          <w:webHidden/>
        </w:rPr>
        <w:fldChar w:fldCharType="separate"/>
      </w:r>
      <w:ins w:id="4" w:author="Saeed Sanai" w:date="2022-06-17T14:12:00Z">
        <w:r w:rsidR="003557FD">
          <w:rPr>
            <w:noProof/>
            <w:webHidden/>
          </w:rPr>
          <w:t>1</w:t>
        </w:r>
        <w:r w:rsidR="003557FD">
          <w:rPr>
            <w:noProof/>
            <w:webHidden/>
          </w:rPr>
          <w:fldChar w:fldCharType="end"/>
        </w:r>
        <w:r w:rsidR="003557FD" w:rsidRPr="00923C2E">
          <w:rPr>
            <w:rStyle w:val="Hyperlink"/>
            <w:noProof/>
          </w:rPr>
          <w:fldChar w:fldCharType="end"/>
        </w:r>
      </w:ins>
    </w:p>
    <w:p w14:paraId="6643B08E" w14:textId="1B8BFC8D" w:rsidR="003557FD" w:rsidRDefault="003557FD">
      <w:pPr>
        <w:pStyle w:val="TOC1"/>
        <w:tabs>
          <w:tab w:val="left" w:pos="440"/>
          <w:tab w:val="right" w:leader="dot" w:pos="10457"/>
        </w:tabs>
        <w:rPr>
          <w:ins w:id="5" w:author="Saeed Sanai" w:date="2022-06-17T14:12:00Z"/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ins w:id="6" w:author="Saeed Sanai" w:date="2022-06-17T14:12:00Z">
        <w:r w:rsidRPr="00923C2E">
          <w:rPr>
            <w:rStyle w:val="Hyperlink"/>
            <w:noProof/>
          </w:rPr>
          <w:fldChar w:fldCharType="begin"/>
        </w:r>
        <w:r w:rsidRPr="00923C2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"_Toc106367566"</w:instrText>
        </w:r>
        <w:r w:rsidRPr="00923C2E">
          <w:rPr>
            <w:rStyle w:val="Hyperlink"/>
            <w:noProof/>
          </w:rPr>
          <w:instrText xml:space="preserve"> </w:instrText>
        </w:r>
        <w:r w:rsidRPr="00923C2E">
          <w:rPr>
            <w:rStyle w:val="Hyperlink"/>
            <w:noProof/>
          </w:rPr>
        </w:r>
        <w:r w:rsidRPr="00923C2E">
          <w:rPr>
            <w:rStyle w:val="Hyperlink"/>
            <w:noProof/>
          </w:rPr>
          <w:fldChar w:fldCharType="separate"/>
        </w:r>
        <w:r w:rsidRPr="00923C2E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923C2E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_Toc106367566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7" w:author="Saeed Sanai" w:date="2022-06-17T14:12:00Z"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  <w:r w:rsidRPr="00923C2E">
          <w:rPr>
            <w:rStyle w:val="Hyperlink"/>
            <w:noProof/>
          </w:rPr>
          <w:fldChar w:fldCharType="end"/>
        </w:r>
      </w:ins>
    </w:p>
    <w:p w14:paraId="4DD92235" w14:textId="1EF5AD14" w:rsidR="003557FD" w:rsidRDefault="003557FD">
      <w:pPr>
        <w:pStyle w:val="TOC2"/>
        <w:tabs>
          <w:tab w:val="left" w:pos="880"/>
          <w:tab w:val="right" w:leader="dot" w:pos="10457"/>
        </w:tabs>
        <w:rPr>
          <w:ins w:id="8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ins w:id="9" w:author="Saeed Sanai" w:date="2022-06-17T14:12:00Z">
        <w:r w:rsidRPr="00923C2E">
          <w:rPr>
            <w:rStyle w:val="Hyperlink"/>
            <w:noProof/>
          </w:rPr>
          <w:fldChar w:fldCharType="begin"/>
        </w:r>
        <w:r w:rsidRPr="00923C2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"_Toc106367567"</w:instrText>
        </w:r>
        <w:r w:rsidRPr="00923C2E">
          <w:rPr>
            <w:rStyle w:val="Hyperlink"/>
            <w:noProof/>
          </w:rPr>
          <w:instrText xml:space="preserve"> </w:instrText>
        </w:r>
        <w:r w:rsidRPr="00923C2E">
          <w:rPr>
            <w:rStyle w:val="Hyperlink"/>
            <w:noProof/>
          </w:rPr>
        </w:r>
        <w:r w:rsidRPr="00923C2E">
          <w:rPr>
            <w:rStyle w:val="Hyperlink"/>
            <w:noProof/>
          </w:rPr>
          <w:fldChar w:fldCharType="separate"/>
        </w:r>
        <w:r w:rsidRPr="00923C2E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923C2E">
          <w:rPr>
            <w:rStyle w:val="Hyperlink"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_Toc106367567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0" w:author="Saeed Sanai" w:date="2022-06-17T14:12:00Z"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  <w:r w:rsidRPr="00923C2E">
          <w:rPr>
            <w:rStyle w:val="Hyperlink"/>
            <w:noProof/>
          </w:rPr>
          <w:fldChar w:fldCharType="end"/>
        </w:r>
      </w:ins>
    </w:p>
    <w:p w14:paraId="1E02374E" w14:textId="5F443D41" w:rsidR="003557FD" w:rsidRDefault="003557FD">
      <w:pPr>
        <w:pStyle w:val="TOC2"/>
        <w:tabs>
          <w:tab w:val="left" w:pos="880"/>
          <w:tab w:val="right" w:leader="dot" w:pos="10457"/>
        </w:tabs>
        <w:rPr>
          <w:ins w:id="11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ins w:id="12" w:author="Saeed Sanai" w:date="2022-06-17T14:12:00Z">
        <w:r w:rsidRPr="00923C2E">
          <w:rPr>
            <w:rStyle w:val="Hyperlink"/>
            <w:noProof/>
          </w:rPr>
          <w:fldChar w:fldCharType="begin"/>
        </w:r>
        <w:r w:rsidRPr="00923C2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"_Toc106367568"</w:instrText>
        </w:r>
        <w:r w:rsidRPr="00923C2E">
          <w:rPr>
            <w:rStyle w:val="Hyperlink"/>
            <w:noProof/>
          </w:rPr>
          <w:instrText xml:space="preserve"> </w:instrText>
        </w:r>
        <w:r w:rsidRPr="00923C2E">
          <w:rPr>
            <w:rStyle w:val="Hyperlink"/>
            <w:noProof/>
          </w:rPr>
        </w:r>
        <w:r w:rsidRPr="00923C2E">
          <w:rPr>
            <w:rStyle w:val="Hyperlink"/>
            <w:noProof/>
          </w:rPr>
          <w:fldChar w:fldCharType="separate"/>
        </w:r>
        <w:r w:rsidRPr="00923C2E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923C2E">
          <w:rPr>
            <w:rStyle w:val="Hyperlink"/>
            <w:noProof/>
          </w:rPr>
          <w:t>Reference Documents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_Toc106367568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3" w:author="Saeed Sanai" w:date="2022-06-17T14:12:00Z"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  <w:r w:rsidRPr="00923C2E">
          <w:rPr>
            <w:rStyle w:val="Hyperlink"/>
            <w:noProof/>
          </w:rPr>
          <w:fldChar w:fldCharType="end"/>
        </w:r>
      </w:ins>
    </w:p>
    <w:p w14:paraId="56105BF7" w14:textId="68BA8B97" w:rsidR="003557FD" w:rsidRDefault="003557FD">
      <w:pPr>
        <w:pStyle w:val="TOC2"/>
        <w:tabs>
          <w:tab w:val="left" w:pos="880"/>
          <w:tab w:val="right" w:leader="dot" w:pos="10457"/>
        </w:tabs>
        <w:rPr>
          <w:ins w:id="14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ins w:id="15" w:author="Saeed Sanai" w:date="2022-06-17T14:12:00Z">
        <w:r w:rsidRPr="00923C2E">
          <w:rPr>
            <w:rStyle w:val="Hyperlink"/>
            <w:noProof/>
          </w:rPr>
          <w:fldChar w:fldCharType="begin"/>
        </w:r>
        <w:r w:rsidRPr="00923C2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"_Toc106367569"</w:instrText>
        </w:r>
        <w:r w:rsidRPr="00923C2E">
          <w:rPr>
            <w:rStyle w:val="Hyperlink"/>
            <w:noProof/>
          </w:rPr>
          <w:instrText xml:space="preserve"> </w:instrText>
        </w:r>
        <w:r w:rsidRPr="00923C2E">
          <w:rPr>
            <w:rStyle w:val="Hyperlink"/>
            <w:noProof/>
          </w:rPr>
        </w:r>
        <w:r w:rsidRPr="00923C2E">
          <w:rPr>
            <w:rStyle w:val="Hyperlink"/>
            <w:noProof/>
          </w:rPr>
          <w:fldChar w:fldCharType="separate"/>
        </w:r>
        <w:r w:rsidRPr="00923C2E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923C2E">
          <w:rPr>
            <w:rStyle w:val="Hyperlink"/>
            <w:noProof/>
          </w:rPr>
          <w:t>Abbreviations and Glossary of Terms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_Toc106367569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6" w:author="Saeed Sanai" w:date="2022-06-17T14:12:00Z"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  <w:r w:rsidRPr="00923C2E">
          <w:rPr>
            <w:rStyle w:val="Hyperlink"/>
            <w:noProof/>
          </w:rPr>
          <w:fldChar w:fldCharType="end"/>
        </w:r>
      </w:ins>
    </w:p>
    <w:p w14:paraId="4CA4E826" w14:textId="12375170" w:rsidR="003557FD" w:rsidRDefault="003557FD">
      <w:pPr>
        <w:pStyle w:val="TOC2"/>
        <w:tabs>
          <w:tab w:val="left" w:pos="880"/>
          <w:tab w:val="right" w:leader="dot" w:pos="10457"/>
        </w:tabs>
        <w:rPr>
          <w:ins w:id="17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ins w:id="18" w:author="Saeed Sanai" w:date="2022-06-17T14:12:00Z">
        <w:r w:rsidRPr="00923C2E">
          <w:rPr>
            <w:rStyle w:val="Hyperlink"/>
            <w:noProof/>
          </w:rPr>
          <w:fldChar w:fldCharType="begin"/>
        </w:r>
        <w:r w:rsidRPr="00923C2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"_Toc106367570"</w:instrText>
        </w:r>
        <w:r w:rsidRPr="00923C2E">
          <w:rPr>
            <w:rStyle w:val="Hyperlink"/>
            <w:noProof/>
          </w:rPr>
          <w:instrText xml:space="preserve"> </w:instrText>
        </w:r>
        <w:r w:rsidRPr="00923C2E">
          <w:rPr>
            <w:rStyle w:val="Hyperlink"/>
            <w:noProof/>
          </w:rPr>
        </w:r>
        <w:r w:rsidRPr="00923C2E">
          <w:rPr>
            <w:rStyle w:val="Hyperlink"/>
            <w:noProof/>
          </w:rPr>
          <w:fldChar w:fldCharType="separate"/>
        </w:r>
        <w:r w:rsidRPr="00923C2E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923C2E">
          <w:rPr>
            <w:rStyle w:val="Hyperlink"/>
            <w:noProof/>
          </w:rPr>
          <w:t>Audience / Stakeholders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_Toc106367570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9" w:author="Saeed Sanai" w:date="2022-06-17T14:12:00Z"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  <w:r w:rsidRPr="00923C2E">
          <w:rPr>
            <w:rStyle w:val="Hyperlink"/>
            <w:noProof/>
          </w:rPr>
          <w:fldChar w:fldCharType="end"/>
        </w:r>
      </w:ins>
    </w:p>
    <w:p w14:paraId="6D6AD657" w14:textId="46EF079A" w:rsidR="003557FD" w:rsidRDefault="003557FD">
      <w:pPr>
        <w:pStyle w:val="TOC2"/>
        <w:tabs>
          <w:tab w:val="left" w:pos="880"/>
          <w:tab w:val="right" w:leader="dot" w:pos="10457"/>
        </w:tabs>
        <w:rPr>
          <w:ins w:id="20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ins w:id="21" w:author="Saeed Sanai" w:date="2022-06-17T14:12:00Z">
        <w:r w:rsidRPr="00923C2E">
          <w:rPr>
            <w:rStyle w:val="Hyperlink"/>
            <w:noProof/>
          </w:rPr>
          <w:fldChar w:fldCharType="begin"/>
        </w:r>
        <w:r w:rsidRPr="00923C2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"_Toc106367571"</w:instrText>
        </w:r>
        <w:r w:rsidRPr="00923C2E">
          <w:rPr>
            <w:rStyle w:val="Hyperlink"/>
            <w:noProof/>
          </w:rPr>
          <w:instrText xml:space="preserve"> </w:instrText>
        </w:r>
        <w:r w:rsidRPr="00923C2E">
          <w:rPr>
            <w:rStyle w:val="Hyperlink"/>
            <w:noProof/>
          </w:rPr>
        </w:r>
        <w:r w:rsidRPr="00923C2E">
          <w:rPr>
            <w:rStyle w:val="Hyperlink"/>
            <w:noProof/>
          </w:rPr>
          <w:fldChar w:fldCharType="separate"/>
        </w:r>
        <w:r w:rsidRPr="00923C2E">
          <w:rPr>
            <w:rStyle w:val="Hyperlink"/>
            <w:noProof/>
          </w:rPr>
          <w:t>2.5</w:t>
        </w:r>
        <w:r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923C2E">
          <w:rPr>
            <w:rStyle w:val="Hyperlink"/>
            <w:noProof/>
          </w:rPr>
          <w:t>FDD / Design Classification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_Toc106367571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2" w:author="Saeed Sanai" w:date="2022-06-17T14:12:00Z"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  <w:r w:rsidRPr="00923C2E">
          <w:rPr>
            <w:rStyle w:val="Hyperlink"/>
            <w:noProof/>
          </w:rPr>
          <w:fldChar w:fldCharType="end"/>
        </w:r>
      </w:ins>
    </w:p>
    <w:p w14:paraId="36ADADF5" w14:textId="678B2B81" w:rsidR="003557FD" w:rsidRDefault="003557FD">
      <w:pPr>
        <w:pStyle w:val="TOC1"/>
        <w:tabs>
          <w:tab w:val="left" w:pos="440"/>
          <w:tab w:val="right" w:leader="dot" w:pos="10457"/>
        </w:tabs>
        <w:rPr>
          <w:ins w:id="23" w:author="Saeed Sanai" w:date="2022-06-17T14:12:00Z"/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ins w:id="24" w:author="Saeed Sanai" w:date="2022-06-17T14:12:00Z">
        <w:r w:rsidRPr="00923C2E">
          <w:rPr>
            <w:rStyle w:val="Hyperlink"/>
            <w:noProof/>
          </w:rPr>
          <w:fldChar w:fldCharType="begin"/>
        </w:r>
        <w:r w:rsidRPr="00923C2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"_Toc106367572"</w:instrText>
        </w:r>
        <w:r w:rsidRPr="00923C2E">
          <w:rPr>
            <w:rStyle w:val="Hyperlink"/>
            <w:noProof/>
          </w:rPr>
          <w:instrText xml:space="preserve"> </w:instrText>
        </w:r>
        <w:r w:rsidRPr="00923C2E">
          <w:rPr>
            <w:rStyle w:val="Hyperlink"/>
            <w:noProof/>
          </w:rPr>
        </w:r>
        <w:r w:rsidRPr="00923C2E">
          <w:rPr>
            <w:rStyle w:val="Hyperlink"/>
            <w:noProof/>
          </w:rPr>
          <w:fldChar w:fldCharType="separate"/>
        </w:r>
        <w:r w:rsidRPr="00923C2E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923C2E">
          <w:rPr>
            <w:rStyle w:val="Hyperlink"/>
            <w:noProof/>
          </w:rPr>
          <w:t>Design 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_Toc106367572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5" w:author="Saeed Sanai" w:date="2022-06-17T14:12:00Z"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  <w:r w:rsidRPr="00923C2E">
          <w:rPr>
            <w:rStyle w:val="Hyperlink"/>
            <w:noProof/>
          </w:rPr>
          <w:fldChar w:fldCharType="end"/>
        </w:r>
      </w:ins>
    </w:p>
    <w:p w14:paraId="3FF76EA3" w14:textId="76C1D502" w:rsidR="003557FD" w:rsidRDefault="003557FD">
      <w:pPr>
        <w:pStyle w:val="TOC1"/>
        <w:tabs>
          <w:tab w:val="left" w:pos="440"/>
          <w:tab w:val="right" w:leader="dot" w:pos="10457"/>
        </w:tabs>
        <w:rPr>
          <w:ins w:id="26" w:author="Saeed Sanai" w:date="2022-06-17T14:12:00Z"/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ins w:id="27" w:author="Saeed Sanai" w:date="2022-06-17T14:12:00Z">
        <w:r w:rsidRPr="00923C2E">
          <w:rPr>
            <w:rStyle w:val="Hyperlink"/>
            <w:noProof/>
          </w:rPr>
          <w:fldChar w:fldCharType="begin"/>
        </w:r>
        <w:r w:rsidRPr="00923C2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"_Toc106367573"</w:instrText>
        </w:r>
        <w:r w:rsidRPr="00923C2E">
          <w:rPr>
            <w:rStyle w:val="Hyperlink"/>
            <w:noProof/>
          </w:rPr>
          <w:instrText xml:space="preserve"> </w:instrText>
        </w:r>
        <w:r w:rsidRPr="00923C2E">
          <w:rPr>
            <w:rStyle w:val="Hyperlink"/>
            <w:noProof/>
          </w:rPr>
        </w:r>
        <w:r w:rsidRPr="00923C2E">
          <w:rPr>
            <w:rStyle w:val="Hyperlink"/>
            <w:noProof/>
          </w:rPr>
          <w:fldChar w:fldCharType="separate"/>
        </w:r>
        <w:r w:rsidRPr="00923C2E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923C2E">
          <w:rPr>
            <w:rStyle w:val="Hyperlink"/>
            <w:noProof/>
          </w:rPr>
          <w:t>Assumptions and Constraints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_Toc106367573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8" w:author="Saeed Sanai" w:date="2022-06-17T14:12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923C2E">
          <w:rPr>
            <w:rStyle w:val="Hyperlink"/>
            <w:noProof/>
          </w:rPr>
          <w:fldChar w:fldCharType="end"/>
        </w:r>
      </w:ins>
    </w:p>
    <w:p w14:paraId="125C4CDE" w14:textId="58C99533" w:rsidR="003557FD" w:rsidRDefault="003557FD">
      <w:pPr>
        <w:pStyle w:val="TOC1"/>
        <w:tabs>
          <w:tab w:val="left" w:pos="440"/>
          <w:tab w:val="right" w:leader="dot" w:pos="10457"/>
        </w:tabs>
        <w:rPr>
          <w:ins w:id="29" w:author="Saeed Sanai" w:date="2022-06-17T14:12:00Z"/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ins w:id="30" w:author="Saeed Sanai" w:date="2022-06-17T14:12:00Z">
        <w:r w:rsidRPr="00923C2E">
          <w:rPr>
            <w:rStyle w:val="Hyperlink"/>
            <w:noProof/>
          </w:rPr>
          <w:fldChar w:fldCharType="begin"/>
        </w:r>
        <w:r w:rsidRPr="00923C2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"_Toc106367574"</w:instrText>
        </w:r>
        <w:r w:rsidRPr="00923C2E">
          <w:rPr>
            <w:rStyle w:val="Hyperlink"/>
            <w:noProof/>
          </w:rPr>
          <w:instrText xml:space="preserve"> </w:instrText>
        </w:r>
        <w:r w:rsidRPr="00923C2E">
          <w:rPr>
            <w:rStyle w:val="Hyperlink"/>
            <w:noProof/>
          </w:rPr>
        </w:r>
        <w:r w:rsidRPr="00923C2E">
          <w:rPr>
            <w:rStyle w:val="Hyperlink"/>
            <w:noProof/>
          </w:rPr>
          <w:fldChar w:fldCharType="separate"/>
        </w:r>
        <w:r w:rsidRPr="00923C2E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923C2E">
          <w:rPr>
            <w:rStyle w:val="Hyperlink"/>
            <w:noProof/>
          </w:rPr>
          <w:t>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_Toc106367574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1" w:author="Saeed Sanai" w:date="2022-06-17T14:12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923C2E">
          <w:rPr>
            <w:rStyle w:val="Hyperlink"/>
            <w:noProof/>
          </w:rPr>
          <w:fldChar w:fldCharType="end"/>
        </w:r>
      </w:ins>
    </w:p>
    <w:p w14:paraId="79FD9878" w14:textId="44E7460C" w:rsidR="003557FD" w:rsidRDefault="003557FD">
      <w:pPr>
        <w:pStyle w:val="TOC2"/>
        <w:tabs>
          <w:tab w:val="left" w:pos="880"/>
          <w:tab w:val="right" w:leader="dot" w:pos="10457"/>
        </w:tabs>
        <w:rPr>
          <w:ins w:id="32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ins w:id="33" w:author="Saeed Sanai" w:date="2022-06-17T14:12:00Z">
        <w:r w:rsidRPr="00923C2E">
          <w:rPr>
            <w:rStyle w:val="Hyperlink"/>
            <w:noProof/>
          </w:rPr>
          <w:fldChar w:fldCharType="begin"/>
        </w:r>
        <w:r w:rsidRPr="00923C2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"_Toc106367575"</w:instrText>
        </w:r>
        <w:r w:rsidRPr="00923C2E">
          <w:rPr>
            <w:rStyle w:val="Hyperlink"/>
            <w:noProof/>
          </w:rPr>
          <w:instrText xml:space="preserve"> </w:instrText>
        </w:r>
        <w:r w:rsidRPr="00923C2E">
          <w:rPr>
            <w:rStyle w:val="Hyperlink"/>
            <w:noProof/>
          </w:rPr>
        </w:r>
        <w:r w:rsidRPr="00923C2E">
          <w:rPr>
            <w:rStyle w:val="Hyperlink"/>
            <w:noProof/>
          </w:rPr>
          <w:fldChar w:fldCharType="separate"/>
        </w:r>
        <w:r w:rsidRPr="00923C2E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923C2E">
          <w:rPr>
            <w:rStyle w:val="Hyperlink"/>
            <w:noProof/>
          </w:rPr>
          <w:t>Process Definition / Business Process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_Toc106367575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4" w:author="Saeed Sanai" w:date="2022-06-17T14:12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923C2E">
          <w:rPr>
            <w:rStyle w:val="Hyperlink"/>
            <w:noProof/>
          </w:rPr>
          <w:fldChar w:fldCharType="end"/>
        </w:r>
      </w:ins>
    </w:p>
    <w:p w14:paraId="10CF19CD" w14:textId="7E4EFCBA" w:rsidR="003557FD" w:rsidRDefault="003557FD">
      <w:pPr>
        <w:pStyle w:val="TOC3"/>
        <w:tabs>
          <w:tab w:val="left" w:pos="1320"/>
          <w:tab w:val="right" w:leader="dot" w:pos="10457"/>
        </w:tabs>
        <w:rPr>
          <w:ins w:id="35" w:author="Saeed Sanai" w:date="2022-06-17T14:12:00Z"/>
          <w:rFonts w:asciiTheme="minorHAnsi" w:eastAsiaTheme="minorEastAsia" w:hAnsiTheme="minorHAnsi" w:cstheme="minorBidi"/>
          <w:bCs w:val="0"/>
          <w:i w:val="0"/>
          <w:iCs w:val="0"/>
          <w:noProof/>
          <w:sz w:val="22"/>
          <w:szCs w:val="22"/>
        </w:rPr>
      </w:pPr>
      <w:ins w:id="36" w:author="Saeed Sanai" w:date="2022-06-17T14:12:00Z">
        <w:r w:rsidRPr="00923C2E">
          <w:rPr>
            <w:rStyle w:val="Hyperlink"/>
            <w:noProof/>
          </w:rPr>
          <w:fldChar w:fldCharType="begin"/>
        </w:r>
        <w:r w:rsidRPr="00923C2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"_Toc106367576"</w:instrText>
        </w:r>
        <w:r w:rsidRPr="00923C2E">
          <w:rPr>
            <w:rStyle w:val="Hyperlink"/>
            <w:noProof/>
          </w:rPr>
          <w:instrText xml:space="preserve"> </w:instrText>
        </w:r>
        <w:r w:rsidRPr="00923C2E">
          <w:rPr>
            <w:rStyle w:val="Hyperlink"/>
            <w:noProof/>
          </w:rPr>
        </w:r>
        <w:r w:rsidRPr="00923C2E">
          <w:rPr>
            <w:rStyle w:val="Hyperlink"/>
            <w:noProof/>
          </w:rPr>
          <w:fldChar w:fldCharType="separate"/>
        </w:r>
        <w:r w:rsidRPr="00923C2E">
          <w:rPr>
            <w:rStyle w:val="Hyperlink"/>
            <w:b/>
            <w:noProof/>
          </w:rPr>
          <w:t>5.1.1</w:t>
        </w:r>
        <w:r>
          <w:rPr>
            <w:rFonts w:asciiTheme="minorHAnsi" w:eastAsiaTheme="minorEastAsia" w:hAnsiTheme="minorHAnsi" w:cstheme="minorBidi"/>
            <w:bCs w:val="0"/>
            <w:i w:val="0"/>
            <w:iCs w:val="0"/>
            <w:noProof/>
            <w:sz w:val="22"/>
            <w:szCs w:val="22"/>
          </w:rPr>
          <w:tab/>
        </w:r>
        <w:r w:rsidRPr="00923C2E">
          <w:rPr>
            <w:rStyle w:val="Hyperlink"/>
            <w:noProof/>
          </w:rPr>
          <w:t>HQ (Call center/back office)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_Toc106367576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7" w:author="Saeed Sanai" w:date="2022-06-17T14:12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923C2E">
          <w:rPr>
            <w:rStyle w:val="Hyperlink"/>
            <w:noProof/>
          </w:rPr>
          <w:fldChar w:fldCharType="end"/>
        </w:r>
      </w:ins>
    </w:p>
    <w:p w14:paraId="741D77A8" w14:textId="23C4F1ED" w:rsidR="003557FD" w:rsidRDefault="003557FD">
      <w:pPr>
        <w:pStyle w:val="TOC3"/>
        <w:tabs>
          <w:tab w:val="left" w:pos="1320"/>
          <w:tab w:val="right" w:leader="dot" w:pos="10457"/>
        </w:tabs>
        <w:rPr>
          <w:ins w:id="38" w:author="Saeed Sanai" w:date="2022-06-17T14:12:00Z"/>
          <w:rFonts w:asciiTheme="minorHAnsi" w:eastAsiaTheme="minorEastAsia" w:hAnsiTheme="minorHAnsi" w:cstheme="minorBidi"/>
          <w:bCs w:val="0"/>
          <w:i w:val="0"/>
          <w:iCs w:val="0"/>
          <w:noProof/>
          <w:sz w:val="22"/>
          <w:szCs w:val="22"/>
        </w:rPr>
      </w:pPr>
      <w:ins w:id="39" w:author="Saeed Sanai" w:date="2022-06-17T14:12:00Z">
        <w:r w:rsidRPr="00923C2E">
          <w:rPr>
            <w:rStyle w:val="Hyperlink"/>
            <w:noProof/>
          </w:rPr>
          <w:fldChar w:fldCharType="begin"/>
        </w:r>
        <w:r w:rsidRPr="00923C2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"_Toc106367577"</w:instrText>
        </w:r>
        <w:r w:rsidRPr="00923C2E">
          <w:rPr>
            <w:rStyle w:val="Hyperlink"/>
            <w:noProof/>
          </w:rPr>
          <w:instrText xml:space="preserve"> </w:instrText>
        </w:r>
        <w:r w:rsidRPr="00923C2E">
          <w:rPr>
            <w:rStyle w:val="Hyperlink"/>
            <w:noProof/>
          </w:rPr>
        </w:r>
        <w:r w:rsidRPr="00923C2E">
          <w:rPr>
            <w:rStyle w:val="Hyperlink"/>
            <w:noProof/>
          </w:rPr>
          <w:fldChar w:fldCharType="separate"/>
        </w:r>
        <w:r w:rsidRPr="00923C2E">
          <w:rPr>
            <w:rStyle w:val="Hyperlink"/>
            <w:b/>
            <w:noProof/>
          </w:rPr>
          <w:t>5.1.2</w:t>
        </w:r>
        <w:r>
          <w:rPr>
            <w:rFonts w:asciiTheme="minorHAnsi" w:eastAsiaTheme="minorEastAsia" w:hAnsiTheme="minorHAnsi" w:cstheme="minorBidi"/>
            <w:bCs w:val="0"/>
            <w:i w:val="0"/>
            <w:iCs w:val="0"/>
            <w:noProof/>
            <w:sz w:val="22"/>
            <w:szCs w:val="22"/>
          </w:rPr>
          <w:tab/>
        </w:r>
        <w:r w:rsidRPr="00923C2E">
          <w:rPr>
            <w:rStyle w:val="Hyperlink"/>
            <w:noProof/>
          </w:rPr>
          <w:t>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_Toc106367577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0" w:author="Saeed Sanai" w:date="2022-06-17T14:12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923C2E">
          <w:rPr>
            <w:rStyle w:val="Hyperlink"/>
            <w:noProof/>
          </w:rPr>
          <w:fldChar w:fldCharType="end"/>
        </w:r>
      </w:ins>
    </w:p>
    <w:p w14:paraId="29844BFD" w14:textId="3D7757F1" w:rsidR="003557FD" w:rsidRDefault="003557FD">
      <w:pPr>
        <w:pStyle w:val="TOC1"/>
        <w:tabs>
          <w:tab w:val="left" w:pos="440"/>
          <w:tab w:val="right" w:leader="dot" w:pos="10457"/>
        </w:tabs>
        <w:rPr>
          <w:ins w:id="41" w:author="Saeed Sanai" w:date="2022-06-17T14:12:00Z"/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ins w:id="42" w:author="Saeed Sanai" w:date="2022-06-17T14:12:00Z">
        <w:r w:rsidRPr="00923C2E">
          <w:rPr>
            <w:rStyle w:val="Hyperlink"/>
            <w:noProof/>
          </w:rPr>
          <w:fldChar w:fldCharType="begin"/>
        </w:r>
        <w:r w:rsidRPr="00923C2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"_Toc106367578"</w:instrText>
        </w:r>
        <w:r w:rsidRPr="00923C2E">
          <w:rPr>
            <w:rStyle w:val="Hyperlink"/>
            <w:noProof/>
          </w:rPr>
          <w:instrText xml:space="preserve"> </w:instrText>
        </w:r>
        <w:r w:rsidRPr="00923C2E">
          <w:rPr>
            <w:rStyle w:val="Hyperlink"/>
            <w:noProof/>
          </w:rPr>
        </w:r>
        <w:r w:rsidRPr="00923C2E">
          <w:rPr>
            <w:rStyle w:val="Hyperlink"/>
            <w:noProof/>
          </w:rPr>
          <w:fldChar w:fldCharType="separate"/>
        </w:r>
        <w:r w:rsidRPr="00923C2E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923C2E">
          <w:rPr>
            <w:rStyle w:val="Hyperlink"/>
            <w:noProof/>
          </w:rPr>
          <w:t>Error 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_Toc106367578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3" w:author="Saeed Sanai" w:date="2022-06-17T14:12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923C2E">
          <w:rPr>
            <w:rStyle w:val="Hyperlink"/>
            <w:noProof/>
          </w:rPr>
          <w:fldChar w:fldCharType="end"/>
        </w:r>
      </w:ins>
    </w:p>
    <w:p w14:paraId="5363E860" w14:textId="666B6716" w:rsidR="003557FD" w:rsidRDefault="003557FD">
      <w:pPr>
        <w:pStyle w:val="TOC1"/>
        <w:tabs>
          <w:tab w:val="left" w:pos="440"/>
          <w:tab w:val="right" w:leader="dot" w:pos="10457"/>
        </w:tabs>
        <w:rPr>
          <w:ins w:id="44" w:author="Saeed Sanai" w:date="2022-06-17T14:12:00Z"/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ins w:id="45" w:author="Saeed Sanai" w:date="2022-06-17T14:12:00Z">
        <w:r w:rsidRPr="00923C2E">
          <w:rPr>
            <w:rStyle w:val="Hyperlink"/>
            <w:noProof/>
          </w:rPr>
          <w:fldChar w:fldCharType="begin"/>
        </w:r>
        <w:r w:rsidRPr="00923C2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"_Toc106367579"</w:instrText>
        </w:r>
        <w:r w:rsidRPr="00923C2E">
          <w:rPr>
            <w:rStyle w:val="Hyperlink"/>
            <w:noProof/>
          </w:rPr>
          <w:instrText xml:space="preserve"> </w:instrText>
        </w:r>
        <w:r w:rsidRPr="00923C2E">
          <w:rPr>
            <w:rStyle w:val="Hyperlink"/>
            <w:noProof/>
          </w:rPr>
        </w:r>
        <w:r w:rsidRPr="00923C2E">
          <w:rPr>
            <w:rStyle w:val="Hyperlink"/>
            <w:noProof/>
          </w:rPr>
          <w:fldChar w:fldCharType="separate"/>
        </w:r>
        <w:r w:rsidRPr="00923C2E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923C2E">
          <w:rPr>
            <w:rStyle w:val="Hyperlink"/>
            <w:noProof/>
          </w:rPr>
          <w:t>Test Scripts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_Toc106367579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6" w:author="Saeed Sanai" w:date="2022-06-17T14:12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923C2E">
          <w:rPr>
            <w:rStyle w:val="Hyperlink"/>
            <w:noProof/>
          </w:rPr>
          <w:fldChar w:fldCharType="end"/>
        </w:r>
      </w:ins>
    </w:p>
    <w:p w14:paraId="3AD67EF2" w14:textId="55D91F6F" w:rsidR="003557FD" w:rsidRDefault="003557FD">
      <w:pPr>
        <w:pStyle w:val="TOC1"/>
        <w:tabs>
          <w:tab w:val="left" w:pos="440"/>
          <w:tab w:val="right" w:leader="dot" w:pos="10457"/>
        </w:tabs>
        <w:rPr>
          <w:ins w:id="47" w:author="Saeed Sanai" w:date="2022-06-17T14:12:00Z"/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ins w:id="48" w:author="Saeed Sanai" w:date="2022-06-17T14:12:00Z">
        <w:r w:rsidRPr="00923C2E">
          <w:rPr>
            <w:rStyle w:val="Hyperlink"/>
            <w:noProof/>
          </w:rPr>
          <w:fldChar w:fldCharType="begin"/>
        </w:r>
        <w:r w:rsidRPr="00923C2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"_Toc106367580"</w:instrText>
        </w:r>
        <w:r w:rsidRPr="00923C2E">
          <w:rPr>
            <w:rStyle w:val="Hyperlink"/>
            <w:noProof/>
          </w:rPr>
          <w:instrText xml:space="preserve"> </w:instrText>
        </w:r>
        <w:r w:rsidRPr="00923C2E">
          <w:rPr>
            <w:rStyle w:val="Hyperlink"/>
            <w:noProof/>
          </w:rPr>
        </w:r>
        <w:r w:rsidRPr="00923C2E">
          <w:rPr>
            <w:rStyle w:val="Hyperlink"/>
            <w:noProof/>
          </w:rPr>
          <w:fldChar w:fldCharType="separate"/>
        </w:r>
        <w:r w:rsidRPr="00923C2E">
          <w:rPr>
            <w:rStyle w:val="Hyperlink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923C2E">
          <w:rPr>
            <w:rStyle w:val="Hyperlink"/>
            <w:noProof/>
          </w:rPr>
          <w:t>Appendices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_Toc106367580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9" w:author="Saeed Sanai" w:date="2022-06-17T14:12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923C2E">
          <w:rPr>
            <w:rStyle w:val="Hyperlink"/>
            <w:noProof/>
          </w:rPr>
          <w:fldChar w:fldCharType="end"/>
        </w:r>
      </w:ins>
    </w:p>
    <w:p w14:paraId="6BF84260" w14:textId="51D0DC1C" w:rsidR="0041767E" w:rsidDel="003557FD" w:rsidRDefault="0041767E">
      <w:pPr>
        <w:pStyle w:val="TOC1"/>
        <w:tabs>
          <w:tab w:val="left" w:pos="440"/>
          <w:tab w:val="right" w:leader="dot" w:pos="10457"/>
        </w:tabs>
        <w:rPr>
          <w:del w:id="50" w:author="Saeed Sanai" w:date="2022-06-17T14:12:00Z"/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del w:id="51" w:author="Saeed Sanai" w:date="2022-06-17T14:12:00Z">
        <w:r w:rsidRPr="003557FD" w:rsidDel="003557FD">
          <w:rPr>
            <w:noProof/>
            <w:rPrChange w:id="52" w:author="Saeed Sanai" w:date="2022-06-17T14:12:00Z">
              <w:rPr>
                <w:rStyle w:val="Hyperlink"/>
                <w:noProof/>
              </w:rPr>
            </w:rPrChange>
          </w:rPr>
          <w:delText>1</w:delText>
        </w:r>
        <w:r w:rsidDel="003557F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53" w:author="Saeed Sanai" w:date="2022-06-17T14:12:00Z">
              <w:rPr>
                <w:rStyle w:val="Hyperlink"/>
                <w:noProof/>
              </w:rPr>
            </w:rPrChange>
          </w:rPr>
          <w:delText>Executive Summary</w:delText>
        </w:r>
        <w:r w:rsidDel="003557FD">
          <w:rPr>
            <w:noProof/>
            <w:webHidden/>
          </w:rPr>
          <w:tab/>
          <w:delText>2</w:delText>
        </w:r>
      </w:del>
    </w:p>
    <w:p w14:paraId="2E175151" w14:textId="7E0EF432" w:rsidR="0041767E" w:rsidDel="003557FD" w:rsidRDefault="0041767E">
      <w:pPr>
        <w:pStyle w:val="TOC1"/>
        <w:tabs>
          <w:tab w:val="left" w:pos="440"/>
          <w:tab w:val="right" w:leader="dot" w:pos="10457"/>
        </w:tabs>
        <w:rPr>
          <w:del w:id="54" w:author="Saeed Sanai" w:date="2022-06-17T14:12:00Z"/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del w:id="55" w:author="Saeed Sanai" w:date="2022-06-17T14:12:00Z">
        <w:r w:rsidRPr="003557FD" w:rsidDel="003557FD">
          <w:rPr>
            <w:noProof/>
            <w:rPrChange w:id="56" w:author="Saeed Sanai" w:date="2022-06-17T14:12:00Z">
              <w:rPr>
                <w:rStyle w:val="Hyperlink"/>
                <w:noProof/>
              </w:rPr>
            </w:rPrChange>
          </w:rPr>
          <w:delText>2</w:delText>
        </w:r>
        <w:r w:rsidDel="003557F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57" w:author="Saeed Sanai" w:date="2022-06-17T14:12:00Z">
              <w:rPr>
                <w:rStyle w:val="Hyperlink"/>
                <w:noProof/>
              </w:rPr>
            </w:rPrChange>
          </w:rPr>
          <w:delText>Introduction</w:delText>
        </w:r>
        <w:r w:rsidDel="003557FD">
          <w:rPr>
            <w:noProof/>
            <w:webHidden/>
          </w:rPr>
          <w:tab/>
          <w:delText>3</w:delText>
        </w:r>
      </w:del>
    </w:p>
    <w:p w14:paraId="4F974E64" w14:textId="22D00AE2" w:rsidR="0041767E" w:rsidDel="003557FD" w:rsidRDefault="0041767E">
      <w:pPr>
        <w:pStyle w:val="TOC2"/>
        <w:tabs>
          <w:tab w:val="left" w:pos="880"/>
          <w:tab w:val="right" w:leader="dot" w:pos="10457"/>
        </w:tabs>
        <w:rPr>
          <w:del w:id="58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del w:id="59" w:author="Saeed Sanai" w:date="2022-06-17T14:12:00Z">
        <w:r w:rsidRPr="003557FD" w:rsidDel="003557FD">
          <w:rPr>
            <w:noProof/>
            <w:rPrChange w:id="60" w:author="Saeed Sanai" w:date="2022-06-17T14:12:00Z">
              <w:rPr>
                <w:rStyle w:val="Hyperlink"/>
                <w:noProof/>
              </w:rPr>
            </w:rPrChange>
          </w:rPr>
          <w:delText>2.1</w:delText>
        </w:r>
        <w:r w:rsidDel="003557FD"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61" w:author="Saeed Sanai" w:date="2022-06-17T14:12:00Z">
              <w:rPr>
                <w:rStyle w:val="Hyperlink"/>
                <w:noProof/>
              </w:rPr>
            </w:rPrChange>
          </w:rPr>
          <w:delText>Purpose</w:delText>
        </w:r>
        <w:r w:rsidDel="003557FD">
          <w:rPr>
            <w:noProof/>
            <w:webHidden/>
          </w:rPr>
          <w:tab/>
          <w:delText>3</w:delText>
        </w:r>
      </w:del>
    </w:p>
    <w:p w14:paraId="7AA7347B" w14:textId="63D9FF66" w:rsidR="0041767E" w:rsidDel="003557FD" w:rsidRDefault="0041767E">
      <w:pPr>
        <w:pStyle w:val="TOC2"/>
        <w:tabs>
          <w:tab w:val="left" w:pos="880"/>
          <w:tab w:val="right" w:leader="dot" w:pos="10457"/>
        </w:tabs>
        <w:rPr>
          <w:del w:id="62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del w:id="63" w:author="Saeed Sanai" w:date="2022-06-17T14:12:00Z">
        <w:r w:rsidRPr="003557FD" w:rsidDel="003557FD">
          <w:rPr>
            <w:noProof/>
            <w:rPrChange w:id="64" w:author="Saeed Sanai" w:date="2022-06-17T14:12:00Z">
              <w:rPr>
                <w:rStyle w:val="Hyperlink"/>
                <w:noProof/>
              </w:rPr>
            </w:rPrChange>
          </w:rPr>
          <w:delText>2.2</w:delText>
        </w:r>
        <w:r w:rsidDel="003557FD"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65" w:author="Saeed Sanai" w:date="2022-06-17T14:12:00Z">
              <w:rPr>
                <w:rStyle w:val="Hyperlink"/>
                <w:noProof/>
              </w:rPr>
            </w:rPrChange>
          </w:rPr>
          <w:delText>Reference Documents</w:delText>
        </w:r>
        <w:r w:rsidDel="003557FD">
          <w:rPr>
            <w:noProof/>
            <w:webHidden/>
          </w:rPr>
          <w:tab/>
          <w:delText>3</w:delText>
        </w:r>
      </w:del>
    </w:p>
    <w:p w14:paraId="7B9550EF" w14:textId="024B5D60" w:rsidR="0041767E" w:rsidDel="003557FD" w:rsidRDefault="0041767E">
      <w:pPr>
        <w:pStyle w:val="TOC2"/>
        <w:tabs>
          <w:tab w:val="left" w:pos="880"/>
          <w:tab w:val="right" w:leader="dot" w:pos="10457"/>
        </w:tabs>
        <w:rPr>
          <w:del w:id="66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del w:id="67" w:author="Saeed Sanai" w:date="2022-06-17T14:12:00Z">
        <w:r w:rsidRPr="003557FD" w:rsidDel="003557FD">
          <w:rPr>
            <w:noProof/>
            <w:rPrChange w:id="68" w:author="Saeed Sanai" w:date="2022-06-17T14:12:00Z">
              <w:rPr>
                <w:rStyle w:val="Hyperlink"/>
                <w:noProof/>
              </w:rPr>
            </w:rPrChange>
          </w:rPr>
          <w:delText>2.3</w:delText>
        </w:r>
        <w:r w:rsidDel="003557FD"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69" w:author="Saeed Sanai" w:date="2022-06-17T14:12:00Z">
              <w:rPr>
                <w:rStyle w:val="Hyperlink"/>
                <w:noProof/>
              </w:rPr>
            </w:rPrChange>
          </w:rPr>
          <w:delText>Abbreviations and Glossary of Terms</w:delText>
        </w:r>
        <w:r w:rsidDel="003557FD">
          <w:rPr>
            <w:noProof/>
            <w:webHidden/>
          </w:rPr>
          <w:tab/>
          <w:delText>3</w:delText>
        </w:r>
      </w:del>
    </w:p>
    <w:p w14:paraId="2A4EE393" w14:textId="6EEF5F5A" w:rsidR="0041767E" w:rsidDel="003557FD" w:rsidRDefault="0041767E">
      <w:pPr>
        <w:pStyle w:val="TOC2"/>
        <w:tabs>
          <w:tab w:val="left" w:pos="880"/>
          <w:tab w:val="right" w:leader="dot" w:pos="10457"/>
        </w:tabs>
        <w:rPr>
          <w:del w:id="70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del w:id="71" w:author="Saeed Sanai" w:date="2022-06-17T14:12:00Z">
        <w:r w:rsidRPr="003557FD" w:rsidDel="003557FD">
          <w:rPr>
            <w:noProof/>
            <w:rPrChange w:id="72" w:author="Saeed Sanai" w:date="2022-06-17T14:12:00Z">
              <w:rPr>
                <w:rStyle w:val="Hyperlink"/>
                <w:noProof/>
              </w:rPr>
            </w:rPrChange>
          </w:rPr>
          <w:delText>2.4</w:delText>
        </w:r>
        <w:r w:rsidDel="003557FD"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73" w:author="Saeed Sanai" w:date="2022-06-17T14:12:00Z">
              <w:rPr>
                <w:rStyle w:val="Hyperlink"/>
                <w:noProof/>
              </w:rPr>
            </w:rPrChange>
          </w:rPr>
          <w:delText>Audience / Stakeholders</w:delText>
        </w:r>
        <w:r w:rsidDel="003557FD">
          <w:rPr>
            <w:noProof/>
            <w:webHidden/>
          </w:rPr>
          <w:tab/>
          <w:delText>3</w:delText>
        </w:r>
      </w:del>
    </w:p>
    <w:p w14:paraId="2F7D56E5" w14:textId="09DD1493" w:rsidR="0041767E" w:rsidDel="003557FD" w:rsidRDefault="0041767E">
      <w:pPr>
        <w:pStyle w:val="TOC2"/>
        <w:tabs>
          <w:tab w:val="left" w:pos="880"/>
          <w:tab w:val="right" w:leader="dot" w:pos="10457"/>
        </w:tabs>
        <w:rPr>
          <w:del w:id="74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del w:id="75" w:author="Saeed Sanai" w:date="2022-06-17T14:12:00Z">
        <w:r w:rsidRPr="003557FD" w:rsidDel="003557FD">
          <w:rPr>
            <w:noProof/>
            <w:rPrChange w:id="76" w:author="Saeed Sanai" w:date="2022-06-17T14:12:00Z">
              <w:rPr>
                <w:rStyle w:val="Hyperlink"/>
                <w:noProof/>
              </w:rPr>
            </w:rPrChange>
          </w:rPr>
          <w:delText>2.5</w:delText>
        </w:r>
        <w:r w:rsidDel="003557FD"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77" w:author="Saeed Sanai" w:date="2022-06-17T14:12:00Z">
              <w:rPr>
                <w:rStyle w:val="Hyperlink"/>
                <w:noProof/>
              </w:rPr>
            </w:rPrChange>
          </w:rPr>
          <w:delText>FDD / Design Classification</w:delText>
        </w:r>
        <w:r w:rsidDel="003557FD">
          <w:rPr>
            <w:noProof/>
            <w:webHidden/>
          </w:rPr>
          <w:tab/>
          <w:delText>3</w:delText>
        </w:r>
      </w:del>
    </w:p>
    <w:p w14:paraId="767B5685" w14:textId="49C74121" w:rsidR="0041767E" w:rsidDel="003557FD" w:rsidRDefault="0041767E">
      <w:pPr>
        <w:pStyle w:val="TOC1"/>
        <w:tabs>
          <w:tab w:val="left" w:pos="440"/>
          <w:tab w:val="right" w:leader="dot" w:pos="10457"/>
        </w:tabs>
        <w:rPr>
          <w:del w:id="78" w:author="Saeed Sanai" w:date="2022-06-17T14:12:00Z"/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del w:id="79" w:author="Saeed Sanai" w:date="2022-06-17T14:12:00Z">
        <w:r w:rsidRPr="003557FD" w:rsidDel="003557FD">
          <w:rPr>
            <w:noProof/>
            <w:rPrChange w:id="80" w:author="Saeed Sanai" w:date="2022-06-17T14:12:00Z">
              <w:rPr>
                <w:rStyle w:val="Hyperlink"/>
                <w:noProof/>
              </w:rPr>
            </w:rPrChange>
          </w:rPr>
          <w:delText>3</w:delText>
        </w:r>
        <w:r w:rsidDel="003557F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81" w:author="Saeed Sanai" w:date="2022-06-17T14:12:00Z">
              <w:rPr>
                <w:rStyle w:val="Hyperlink"/>
                <w:noProof/>
              </w:rPr>
            </w:rPrChange>
          </w:rPr>
          <w:delText>Design Scope</w:delText>
        </w:r>
        <w:r w:rsidDel="003557FD">
          <w:rPr>
            <w:noProof/>
            <w:webHidden/>
          </w:rPr>
          <w:tab/>
          <w:delText>4</w:delText>
        </w:r>
      </w:del>
    </w:p>
    <w:p w14:paraId="74B32985" w14:textId="7D2B5E13" w:rsidR="0041767E" w:rsidDel="003557FD" w:rsidRDefault="0041767E">
      <w:pPr>
        <w:pStyle w:val="TOC1"/>
        <w:tabs>
          <w:tab w:val="left" w:pos="440"/>
          <w:tab w:val="right" w:leader="dot" w:pos="10457"/>
        </w:tabs>
        <w:rPr>
          <w:del w:id="82" w:author="Saeed Sanai" w:date="2022-06-17T14:12:00Z"/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del w:id="83" w:author="Saeed Sanai" w:date="2022-06-17T14:12:00Z">
        <w:r w:rsidRPr="003557FD" w:rsidDel="003557FD">
          <w:rPr>
            <w:noProof/>
            <w:rPrChange w:id="84" w:author="Saeed Sanai" w:date="2022-06-17T14:12:00Z">
              <w:rPr>
                <w:rStyle w:val="Hyperlink"/>
                <w:noProof/>
              </w:rPr>
            </w:rPrChange>
          </w:rPr>
          <w:delText>4</w:delText>
        </w:r>
        <w:r w:rsidDel="003557F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85" w:author="Saeed Sanai" w:date="2022-06-17T14:12:00Z">
              <w:rPr>
                <w:rStyle w:val="Hyperlink"/>
                <w:noProof/>
              </w:rPr>
            </w:rPrChange>
          </w:rPr>
          <w:delText>Assumptions and Constraints</w:delText>
        </w:r>
        <w:r w:rsidDel="003557FD">
          <w:rPr>
            <w:noProof/>
            <w:webHidden/>
          </w:rPr>
          <w:tab/>
          <w:delText>5</w:delText>
        </w:r>
      </w:del>
    </w:p>
    <w:p w14:paraId="184CC13D" w14:textId="3D1C97BF" w:rsidR="0041767E" w:rsidDel="003557FD" w:rsidRDefault="0041767E">
      <w:pPr>
        <w:pStyle w:val="TOC1"/>
        <w:tabs>
          <w:tab w:val="left" w:pos="440"/>
          <w:tab w:val="right" w:leader="dot" w:pos="10457"/>
        </w:tabs>
        <w:rPr>
          <w:del w:id="86" w:author="Saeed Sanai" w:date="2022-06-17T14:12:00Z"/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del w:id="87" w:author="Saeed Sanai" w:date="2022-06-17T14:12:00Z">
        <w:r w:rsidRPr="003557FD" w:rsidDel="003557FD">
          <w:rPr>
            <w:noProof/>
            <w:rPrChange w:id="88" w:author="Saeed Sanai" w:date="2022-06-17T14:12:00Z">
              <w:rPr>
                <w:rStyle w:val="Hyperlink"/>
                <w:noProof/>
              </w:rPr>
            </w:rPrChange>
          </w:rPr>
          <w:delText>5</w:delText>
        </w:r>
        <w:r w:rsidDel="003557F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89" w:author="Saeed Sanai" w:date="2022-06-17T14:12:00Z">
              <w:rPr>
                <w:rStyle w:val="Hyperlink"/>
                <w:noProof/>
              </w:rPr>
            </w:rPrChange>
          </w:rPr>
          <w:delText>Design (Customer Engagement)</w:delText>
        </w:r>
        <w:r w:rsidDel="003557FD">
          <w:rPr>
            <w:noProof/>
            <w:webHidden/>
          </w:rPr>
          <w:tab/>
          <w:delText>6</w:delText>
        </w:r>
      </w:del>
    </w:p>
    <w:p w14:paraId="539E069E" w14:textId="77B86325" w:rsidR="0041767E" w:rsidDel="003557FD" w:rsidRDefault="0041767E">
      <w:pPr>
        <w:pStyle w:val="TOC2"/>
        <w:tabs>
          <w:tab w:val="left" w:pos="880"/>
          <w:tab w:val="right" w:leader="dot" w:pos="10457"/>
        </w:tabs>
        <w:rPr>
          <w:del w:id="90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del w:id="91" w:author="Saeed Sanai" w:date="2022-06-17T14:12:00Z">
        <w:r w:rsidRPr="003557FD" w:rsidDel="003557FD">
          <w:rPr>
            <w:noProof/>
            <w:rPrChange w:id="92" w:author="Saeed Sanai" w:date="2022-06-17T14:12:00Z">
              <w:rPr>
                <w:rStyle w:val="Hyperlink"/>
                <w:noProof/>
              </w:rPr>
            </w:rPrChange>
          </w:rPr>
          <w:delText>5.1</w:delText>
        </w:r>
        <w:r w:rsidDel="003557FD"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93" w:author="Saeed Sanai" w:date="2022-06-17T14:12:00Z">
              <w:rPr>
                <w:rStyle w:val="Hyperlink"/>
                <w:noProof/>
              </w:rPr>
            </w:rPrChange>
          </w:rPr>
          <w:delText>Process Definition / Business Process Flows</w:delText>
        </w:r>
        <w:r w:rsidDel="003557FD">
          <w:rPr>
            <w:noProof/>
            <w:webHidden/>
          </w:rPr>
          <w:tab/>
          <w:delText>6</w:delText>
        </w:r>
      </w:del>
    </w:p>
    <w:p w14:paraId="7070C3D9" w14:textId="224F66F9" w:rsidR="0041767E" w:rsidDel="003557FD" w:rsidRDefault="0041767E">
      <w:pPr>
        <w:pStyle w:val="TOC2"/>
        <w:tabs>
          <w:tab w:val="left" w:pos="880"/>
          <w:tab w:val="right" w:leader="dot" w:pos="10457"/>
        </w:tabs>
        <w:rPr>
          <w:del w:id="94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del w:id="95" w:author="Saeed Sanai" w:date="2022-06-17T14:12:00Z">
        <w:r w:rsidRPr="003557FD" w:rsidDel="003557FD">
          <w:rPr>
            <w:noProof/>
            <w:rPrChange w:id="96" w:author="Saeed Sanai" w:date="2022-06-17T14:12:00Z">
              <w:rPr>
                <w:rStyle w:val="Hyperlink"/>
                <w:noProof/>
              </w:rPr>
            </w:rPrChange>
          </w:rPr>
          <w:delText>5.2</w:delText>
        </w:r>
        <w:r w:rsidDel="003557FD"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97" w:author="Saeed Sanai" w:date="2022-06-17T14:12:00Z">
              <w:rPr>
                <w:rStyle w:val="Hyperlink"/>
                <w:noProof/>
              </w:rPr>
            </w:rPrChange>
          </w:rPr>
          <w:delText>System Integration</w:delText>
        </w:r>
        <w:r w:rsidDel="003557FD">
          <w:rPr>
            <w:noProof/>
            <w:webHidden/>
          </w:rPr>
          <w:tab/>
          <w:delText>6</w:delText>
        </w:r>
      </w:del>
    </w:p>
    <w:p w14:paraId="31163D9D" w14:textId="71CEEC35" w:rsidR="0041767E" w:rsidDel="003557FD" w:rsidRDefault="0041767E">
      <w:pPr>
        <w:pStyle w:val="TOC2"/>
        <w:tabs>
          <w:tab w:val="left" w:pos="880"/>
          <w:tab w:val="right" w:leader="dot" w:pos="10457"/>
        </w:tabs>
        <w:rPr>
          <w:del w:id="98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del w:id="99" w:author="Saeed Sanai" w:date="2022-06-17T14:12:00Z">
        <w:r w:rsidRPr="003557FD" w:rsidDel="003557FD">
          <w:rPr>
            <w:noProof/>
            <w:rPrChange w:id="100" w:author="Saeed Sanai" w:date="2022-06-17T14:12:00Z">
              <w:rPr>
                <w:rStyle w:val="Hyperlink"/>
                <w:noProof/>
              </w:rPr>
            </w:rPrChange>
          </w:rPr>
          <w:delText>5.3</w:delText>
        </w:r>
        <w:r w:rsidDel="003557FD"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101" w:author="Saeed Sanai" w:date="2022-06-17T14:12:00Z">
              <w:rPr>
                <w:rStyle w:val="Hyperlink"/>
                <w:noProof/>
              </w:rPr>
            </w:rPrChange>
          </w:rPr>
          <w:delText>Entity Design</w:delText>
        </w:r>
        <w:r w:rsidDel="003557FD">
          <w:rPr>
            <w:noProof/>
            <w:webHidden/>
          </w:rPr>
          <w:tab/>
          <w:delText>6</w:delText>
        </w:r>
      </w:del>
    </w:p>
    <w:p w14:paraId="3D468B86" w14:textId="61FCF030" w:rsidR="0041767E" w:rsidDel="003557FD" w:rsidRDefault="0041767E">
      <w:pPr>
        <w:pStyle w:val="TOC3"/>
        <w:tabs>
          <w:tab w:val="left" w:pos="1320"/>
          <w:tab w:val="right" w:leader="dot" w:pos="10457"/>
        </w:tabs>
        <w:rPr>
          <w:del w:id="102" w:author="Saeed Sanai" w:date="2022-06-17T14:12:00Z"/>
          <w:rFonts w:asciiTheme="minorHAnsi" w:eastAsiaTheme="minorEastAsia" w:hAnsiTheme="minorHAnsi" w:cstheme="minorBidi"/>
          <w:bCs w:val="0"/>
          <w:i w:val="0"/>
          <w:iCs w:val="0"/>
          <w:noProof/>
          <w:sz w:val="22"/>
          <w:szCs w:val="22"/>
        </w:rPr>
      </w:pPr>
      <w:del w:id="103" w:author="Saeed Sanai" w:date="2022-06-17T14:12:00Z">
        <w:r w:rsidRPr="003557FD" w:rsidDel="003557FD">
          <w:rPr>
            <w:noProof/>
            <w:rPrChange w:id="104" w:author="Saeed Sanai" w:date="2022-06-17T14:12:00Z">
              <w:rPr>
                <w:rStyle w:val="Hyperlink"/>
                <w:noProof/>
              </w:rPr>
            </w:rPrChange>
          </w:rPr>
          <w:delText>5.3.1</w:delText>
        </w:r>
        <w:r w:rsidDel="003557FD">
          <w:rPr>
            <w:rFonts w:asciiTheme="minorHAnsi" w:eastAsiaTheme="minorEastAsia" w:hAnsiTheme="minorHAnsi" w:cstheme="minorBidi"/>
            <w:bCs w:val="0"/>
            <w:i w:val="0"/>
            <w:iC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105" w:author="Saeed Sanai" w:date="2022-06-17T14:12:00Z">
              <w:rPr>
                <w:rStyle w:val="Hyperlink"/>
                <w:noProof/>
              </w:rPr>
            </w:rPrChange>
          </w:rPr>
          <w:delText>Entity-Relationship Summary</w:delText>
        </w:r>
        <w:r w:rsidDel="003557FD">
          <w:rPr>
            <w:noProof/>
            <w:webHidden/>
          </w:rPr>
          <w:tab/>
          <w:delText>6</w:delText>
        </w:r>
      </w:del>
    </w:p>
    <w:p w14:paraId="56636533" w14:textId="06791FFD" w:rsidR="0041767E" w:rsidDel="003557FD" w:rsidRDefault="0041767E">
      <w:pPr>
        <w:pStyle w:val="TOC3"/>
        <w:tabs>
          <w:tab w:val="left" w:pos="1320"/>
          <w:tab w:val="right" w:leader="dot" w:pos="10457"/>
        </w:tabs>
        <w:rPr>
          <w:del w:id="106" w:author="Saeed Sanai" w:date="2022-06-17T14:12:00Z"/>
          <w:rFonts w:asciiTheme="minorHAnsi" w:eastAsiaTheme="minorEastAsia" w:hAnsiTheme="minorHAnsi" w:cstheme="minorBidi"/>
          <w:bCs w:val="0"/>
          <w:i w:val="0"/>
          <w:iCs w:val="0"/>
          <w:noProof/>
          <w:sz w:val="22"/>
          <w:szCs w:val="22"/>
        </w:rPr>
      </w:pPr>
      <w:del w:id="107" w:author="Saeed Sanai" w:date="2022-06-17T14:12:00Z">
        <w:r w:rsidRPr="003557FD" w:rsidDel="003557FD">
          <w:rPr>
            <w:noProof/>
            <w:rPrChange w:id="108" w:author="Saeed Sanai" w:date="2022-06-17T14:12:00Z">
              <w:rPr>
                <w:rStyle w:val="Hyperlink"/>
                <w:noProof/>
              </w:rPr>
            </w:rPrChange>
          </w:rPr>
          <w:delText>5.3.2</w:delText>
        </w:r>
        <w:r w:rsidDel="003557FD">
          <w:rPr>
            <w:rFonts w:asciiTheme="minorHAnsi" w:eastAsiaTheme="minorEastAsia" w:hAnsiTheme="minorHAnsi" w:cstheme="minorBidi"/>
            <w:bCs w:val="0"/>
            <w:i w:val="0"/>
            <w:iC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109" w:author="Saeed Sanai" w:date="2022-06-17T14:12:00Z">
              <w:rPr>
                <w:rStyle w:val="Hyperlink"/>
                <w:noProof/>
              </w:rPr>
            </w:rPrChange>
          </w:rPr>
          <w:delText>Entity-Relationship Details</w:delText>
        </w:r>
        <w:r w:rsidDel="003557FD">
          <w:rPr>
            <w:noProof/>
            <w:webHidden/>
          </w:rPr>
          <w:tab/>
          <w:delText>6</w:delText>
        </w:r>
      </w:del>
    </w:p>
    <w:p w14:paraId="3E2E4758" w14:textId="42564944" w:rsidR="0041767E" w:rsidDel="003557FD" w:rsidRDefault="0041767E">
      <w:pPr>
        <w:pStyle w:val="TOC1"/>
        <w:tabs>
          <w:tab w:val="left" w:pos="440"/>
          <w:tab w:val="right" w:leader="dot" w:pos="10457"/>
        </w:tabs>
        <w:rPr>
          <w:del w:id="110" w:author="Saeed Sanai" w:date="2022-06-17T14:12:00Z"/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del w:id="111" w:author="Saeed Sanai" w:date="2022-06-17T14:12:00Z">
        <w:r w:rsidRPr="003557FD" w:rsidDel="003557FD">
          <w:rPr>
            <w:noProof/>
            <w:rPrChange w:id="112" w:author="Saeed Sanai" w:date="2022-06-17T14:12:00Z">
              <w:rPr>
                <w:rStyle w:val="Hyperlink"/>
                <w:noProof/>
              </w:rPr>
            </w:rPrChange>
          </w:rPr>
          <w:delText>6</w:delText>
        </w:r>
        <w:r w:rsidDel="003557F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113" w:author="Saeed Sanai" w:date="2022-06-17T14:12:00Z">
              <w:rPr>
                <w:rStyle w:val="Hyperlink"/>
                <w:noProof/>
              </w:rPr>
            </w:rPrChange>
          </w:rPr>
          <w:delText>Design (Operations)</w:delText>
        </w:r>
        <w:r w:rsidDel="003557FD">
          <w:rPr>
            <w:noProof/>
            <w:webHidden/>
          </w:rPr>
          <w:tab/>
          <w:delText>7</w:delText>
        </w:r>
      </w:del>
    </w:p>
    <w:p w14:paraId="1073D170" w14:textId="3E9831C8" w:rsidR="0041767E" w:rsidDel="003557FD" w:rsidRDefault="0041767E">
      <w:pPr>
        <w:pStyle w:val="TOC2"/>
        <w:tabs>
          <w:tab w:val="left" w:pos="880"/>
          <w:tab w:val="right" w:leader="dot" w:pos="10457"/>
        </w:tabs>
        <w:rPr>
          <w:del w:id="114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del w:id="115" w:author="Saeed Sanai" w:date="2022-06-17T14:12:00Z">
        <w:r w:rsidRPr="003557FD" w:rsidDel="003557FD">
          <w:rPr>
            <w:noProof/>
            <w:rPrChange w:id="116" w:author="Saeed Sanai" w:date="2022-06-17T14:12:00Z">
              <w:rPr>
                <w:rStyle w:val="Hyperlink"/>
                <w:noProof/>
              </w:rPr>
            </w:rPrChange>
          </w:rPr>
          <w:delText>6.1</w:delText>
        </w:r>
        <w:r w:rsidDel="003557FD"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117" w:author="Saeed Sanai" w:date="2022-06-17T14:12:00Z">
              <w:rPr>
                <w:rStyle w:val="Hyperlink"/>
                <w:noProof/>
              </w:rPr>
            </w:rPrChange>
          </w:rPr>
          <w:delText>Business Process Flow</w:delText>
        </w:r>
        <w:r w:rsidDel="003557FD">
          <w:rPr>
            <w:noProof/>
            <w:webHidden/>
          </w:rPr>
          <w:tab/>
          <w:delText>7</w:delText>
        </w:r>
      </w:del>
    </w:p>
    <w:p w14:paraId="463680B1" w14:textId="4D8992DB" w:rsidR="0041767E" w:rsidDel="003557FD" w:rsidRDefault="0041767E">
      <w:pPr>
        <w:pStyle w:val="TOC2"/>
        <w:tabs>
          <w:tab w:val="left" w:pos="880"/>
          <w:tab w:val="right" w:leader="dot" w:pos="10457"/>
        </w:tabs>
        <w:rPr>
          <w:del w:id="118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del w:id="119" w:author="Saeed Sanai" w:date="2022-06-17T14:12:00Z">
        <w:r w:rsidRPr="003557FD" w:rsidDel="003557FD">
          <w:rPr>
            <w:noProof/>
            <w:rPrChange w:id="120" w:author="Saeed Sanai" w:date="2022-06-17T14:12:00Z">
              <w:rPr>
                <w:rStyle w:val="Hyperlink"/>
                <w:noProof/>
              </w:rPr>
            </w:rPrChange>
          </w:rPr>
          <w:delText>6.2</w:delText>
        </w:r>
        <w:r w:rsidDel="003557FD"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121" w:author="Saeed Sanai" w:date="2022-06-17T14:12:00Z">
              <w:rPr>
                <w:rStyle w:val="Hyperlink"/>
                <w:noProof/>
              </w:rPr>
            </w:rPrChange>
          </w:rPr>
          <w:delText>Requirements &amp; Rules</w:delText>
        </w:r>
        <w:r w:rsidDel="003557FD">
          <w:rPr>
            <w:noProof/>
            <w:webHidden/>
          </w:rPr>
          <w:tab/>
          <w:delText>7</w:delText>
        </w:r>
      </w:del>
    </w:p>
    <w:p w14:paraId="33F3D953" w14:textId="260447C5" w:rsidR="0041767E" w:rsidDel="003557FD" w:rsidRDefault="0041767E">
      <w:pPr>
        <w:pStyle w:val="TOC2"/>
        <w:tabs>
          <w:tab w:val="left" w:pos="880"/>
          <w:tab w:val="right" w:leader="dot" w:pos="10457"/>
        </w:tabs>
        <w:rPr>
          <w:del w:id="122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del w:id="123" w:author="Saeed Sanai" w:date="2022-06-17T14:12:00Z">
        <w:r w:rsidRPr="003557FD" w:rsidDel="003557FD">
          <w:rPr>
            <w:noProof/>
            <w:rPrChange w:id="124" w:author="Saeed Sanai" w:date="2022-06-17T14:12:00Z">
              <w:rPr>
                <w:rStyle w:val="Hyperlink"/>
                <w:noProof/>
              </w:rPr>
            </w:rPrChange>
          </w:rPr>
          <w:delText>6.3</w:delText>
        </w:r>
        <w:r w:rsidDel="003557FD"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125" w:author="Saeed Sanai" w:date="2022-06-17T14:12:00Z">
              <w:rPr>
                <w:rStyle w:val="Hyperlink"/>
                <w:noProof/>
              </w:rPr>
            </w:rPrChange>
          </w:rPr>
          <w:delText>Modifications to forms, Screens or Business Logic</w:delText>
        </w:r>
        <w:r w:rsidDel="003557FD">
          <w:rPr>
            <w:noProof/>
            <w:webHidden/>
          </w:rPr>
          <w:tab/>
          <w:delText>7</w:delText>
        </w:r>
      </w:del>
    </w:p>
    <w:p w14:paraId="2CE50285" w14:textId="76F128CA" w:rsidR="0041767E" w:rsidDel="003557FD" w:rsidRDefault="0041767E">
      <w:pPr>
        <w:pStyle w:val="TOC2"/>
        <w:tabs>
          <w:tab w:val="left" w:pos="880"/>
          <w:tab w:val="right" w:leader="dot" w:pos="10457"/>
        </w:tabs>
        <w:rPr>
          <w:del w:id="126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del w:id="127" w:author="Saeed Sanai" w:date="2022-06-17T14:12:00Z">
        <w:r w:rsidRPr="003557FD" w:rsidDel="003557FD">
          <w:rPr>
            <w:noProof/>
            <w:rPrChange w:id="128" w:author="Saeed Sanai" w:date="2022-06-17T14:12:00Z">
              <w:rPr>
                <w:rStyle w:val="Hyperlink"/>
                <w:noProof/>
              </w:rPr>
            </w:rPrChange>
          </w:rPr>
          <w:delText>6.4</w:delText>
        </w:r>
        <w:r w:rsidDel="003557FD"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129" w:author="Saeed Sanai" w:date="2022-06-17T14:12:00Z">
              <w:rPr>
                <w:rStyle w:val="Hyperlink"/>
                <w:noProof/>
              </w:rPr>
            </w:rPrChange>
          </w:rPr>
          <w:delText>System Integration</w:delText>
        </w:r>
        <w:r w:rsidDel="003557FD">
          <w:rPr>
            <w:noProof/>
            <w:webHidden/>
          </w:rPr>
          <w:tab/>
          <w:delText>7</w:delText>
        </w:r>
      </w:del>
    </w:p>
    <w:p w14:paraId="689E7916" w14:textId="3833A070" w:rsidR="0041767E" w:rsidDel="003557FD" w:rsidRDefault="0041767E">
      <w:pPr>
        <w:pStyle w:val="TOC2"/>
        <w:tabs>
          <w:tab w:val="left" w:pos="880"/>
          <w:tab w:val="right" w:leader="dot" w:pos="10457"/>
        </w:tabs>
        <w:rPr>
          <w:del w:id="130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del w:id="131" w:author="Saeed Sanai" w:date="2022-06-17T14:12:00Z">
        <w:r w:rsidRPr="003557FD" w:rsidDel="003557FD">
          <w:rPr>
            <w:noProof/>
            <w:rPrChange w:id="132" w:author="Saeed Sanai" w:date="2022-06-17T14:12:00Z">
              <w:rPr>
                <w:rStyle w:val="Hyperlink"/>
                <w:noProof/>
              </w:rPr>
            </w:rPrChange>
          </w:rPr>
          <w:delText>6.5</w:delText>
        </w:r>
        <w:r w:rsidDel="003557FD"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133" w:author="Saeed Sanai" w:date="2022-06-17T14:12:00Z">
              <w:rPr>
                <w:rStyle w:val="Hyperlink"/>
                <w:noProof/>
              </w:rPr>
            </w:rPrChange>
          </w:rPr>
          <w:delText>Other</w:delText>
        </w:r>
        <w:r w:rsidDel="003557FD">
          <w:rPr>
            <w:noProof/>
            <w:webHidden/>
          </w:rPr>
          <w:tab/>
          <w:delText>7</w:delText>
        </w:r>
      </w:del>
    </w:p>
    <w:p w14:paraId="229839DB" w14:textId="3EF4E2F5" w:rsidR="0041767E" w:rsidDel="003557FD" w:rsidRDefault="0041767E">
      <w:pPr>
        <w:pStyle w:val="TOC1"/>
        <w:tabs>
          <w:tab w:val="left" w:pos="440"/>
          <w:tab w:val="right" w:leader="dot" w:pos="10457"/>
        </w:tabs>
        <w:rPr>
          <w:del w:id="134" w:author="Saeed Sanai" w:date="2022-06-17T14:12:00Z"/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del w:id="135" w:author="Saeed Sanai" w:date="2022-06-17T14:12:00Z">
        <w:r w:rsidRPr="003557FD" w:rsidDel="003557FD">
          <w:rPr>
            <w:noProof/>
            <w:rPrChange w:id="136" w:author="Saeed Sanai" w:date="2022-06-17T14:12:00Z">
              <w:rPr>
                <w:rStyle w:val="Hyperlink"/>
                <w:noProof/>
              </w:rPr>
            </w:rPrChange>
          </w:rPr>
          <w:delText>7</w:delText>
        </w:r>
        <w:r w:rsidDel="003557F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137" w:author="Saeed Sanai" w:date="2022-06-17T14:12:00Z">
              <w:rPr>
                <w:rStyle w:val="Hyperlink"/>
                <w:noProof/>
              </w:rPr>
            </w:rPrChange>
          </w:rPr>
          <w:delText>Configurations</w:delText>
        </w:r>
        <w:r w:rsidDel="003557FD">
          <w:rPr>
            <w:noProof/>
            <w:webHidden/>
          </w:rPr>
          <w:tab/>
          <w:delText>8</w:delText>
        </w:r>
      </w:del>
    </w:p>
    <w:p w14:paraId="44F03983" w14:textId="13156FEB" w:rsidR="0041767E" w:rsidDel="003557FD" w:rsidRDefault="0041767E">
      <w:pPr>
        <w:pStyle w:val="TOC2"/>
        <w:tabs>
          <w:tab w:val="left" w:pos="880"/>
          <w:tab w:val="right" w:leader="dot" w:pos="10457"/>
        </w:tabs>
        <w:rPr>
          <w:del w:id="138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del w:id="139" w:author="Saeed Sanai" w:date="2022-06-17T14:12:00Z">
        <w:r w:rsidRPr="003557FD" w:rsidDel="003557FD">
          <w:rPr>
            <w:noProof/>
            <w:rPrChange w:id="140" w:author="Saeed Sanai" w:date="2022-06-17T14:12:00Z">
              <w:rPr>
                <w:rStyle w:val="Hyperlink"/>
                <w:noProof/>
              </w:rPr>
            </w:rPrChange>
          </w:rPr>
          <w:delText>7.1</w:delText>
        </w:r>
        <w:r w:rsidDel="003557FD"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141" w:author="Saeed Sanai" w:date="2022-06-17T14:12:00Z">
              <w:rPr>
                <w:rStyle w:val="Hyperlink"/>
                <w:noProof/>
              </w:rPr>
            </w:rPrChange>
          </w:rPr>
          <w:delText>Business Unit Hierarchy</w:delText>
        </w:r>
        <w:r w:rsidDel="003557FD">
          <w:rPr>
            <w:noProof/>
            <w:webHidden/>
          </w:rPr>
          <w:tab/>
          <w:delText>8</w:delText>
        </w:r>
      </w:del>
    </w:p>
    <w:p w14:paraId="4EDB1DD9" w14:textId="4D7FA461" w:rsidR="0041767E" w:rsidDel="003557FD" w:rsidRDefault="0041767E">
      <w:pPr>
        <w:pStyle w:val="TOC2"/>
        <w:tabs>
          <w:tab w:val="left" w:pos="880"/>
          <w:tab w:val="right" w:leader="dot" w:pos="10457"/>
        </w:tabs>
        <w:rPr>
          <w:del w:id="142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del w:id="143" w:author="Saeed Sanai" w:date="2022-06-17T14:12:00Z">
        <w:r w:rsidRPr="003557FD" w:rsidDel="003557FD">
          <w:rPr>
            <w:noProof/>
            <w:rPrChange w:id="144" w:author="Saeed Sanai" w:date="2022-06-17T14:12:00Z">
              <w:rPr>
                <w:rStyle w:val="Hyperlink"/>
                <w:noProof/>
              </w:rPr>
            </w:rPrChange>
          </w:rPr>
          <w:delText>7.2</w:delText>
        </w:r>
        <w:r w:rsidDel="003557FD"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145" w:author="Saeed Sanai" w:date="2022-06-17T14:12:00Z">
              <w:rPr>
                <w:rStyle w:val="Hyperlink"/>
                <w:noProof/>
              </w:rPr>
            </w:rPrChange>
          </w:rPr>
          <w:delText>Teams</w:delText>
        </w:r>
        <w:r w:rsidDel="003557FD">
          <w:rPr>
            <w:noProof/>
            <w:webHidden/>
          </w:rPr>
          <w:tab/>
          <w:delText>8</w:delText>
        </w:r>
      </w:del>
    </w:p>
    <w:p w14:paraId="4714DDB5" w14:textId="1CA133D5" w:rsidR="0041767E" w:rsidDel="003557FD" w:rsidRDefault="0041767E">
      <w:pPr>
        <w:pStyle w:val="TOC2"/>
        <w:tabs>
          <w:tab w:val="left" w:pos="880"/>
          <w:tab w:val="right" w:leader="dot" w:pos="10457"/>
        </w:tabs>
        <w:rPr>
          <w:del w:id="146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del w:id="147" w:author="Saeed Sanai" w:date="2022-06-17T14:12:00Z">
        <w:r w:rsidRPr="003557FD" w:rsidDel="003557FD">
          <w:rPr>
            <w:noProof/>
            <w:rPrChange w:id="148" w:author="Saeed Sanai" w:date="2022-06-17T14:12:00Z">
              <w:rPr>
                <w:rStyle w:val="Hyperlink"/>
                <w:noProof/>
              </w:rPr>
            </w:rPrChange>
          </w:rPr>
          <w:delText>7.3</w:delText>
        </w:r>
        <w:r w:rsidDel="003557FD"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149" w:author="Saeed Sanai" w:date="2022-06-17T14:12:00Z">
              <w:rPr>
                <w:rStyle w:val="Hyperlink"/>
                <w:noProof/>
              </w:rPr>
            </w:rPrChange>
          </w:rPr>
          <w:delText>Queues</w:delText>
        </w:r>
        <w:r w:rsidDel="003557FD">
          <w:rPr>
            <w:noProof/>
            <w:webHidden/>
          </w:rPr>
          <w:tab/>
          <w:delText>8</w:delText>
        </w:r>
      </w:del>
    </w:p>
    <w:p w14:paraId="068A345C" w14:textId="158A01E4" w:rsidR="0041767E" w:rsidDel="003557FD" w:rsidRDefault="0041767E">
      <w:pPr>
        <w:pStyle w:val="TOC2"/>
        <w:tabs>
          <w:tab w:val="left" w:pos="880"/>
          <w:tab w:val="right" w:leader="dot" w:pos="10457"/>
        </w:tabs>
        <w:rPr>
          <w:del w:id="150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del w:id="151" w:author="Saeed Sanai" w:date="2022-06-17T14:12:00Z">
        <w:r w:rsidRPr="003557FD" w:rsidDel="003557FD">
          <w:rPr>
            <w:noProof/>
            <w:rPrChange w:id="152" w:author="Saeed Sanai" w:date="2022-06-17T14:12:00Z">
              <w:rPr>
                <w:rStyle w:val="Hyperlink"/>
                <w:noProof/>
              </w:rPr>
            </w:rPrChange>
          </w:rPr>
          <w:delText>7.4</w:delText>
        </w:r>
        <w:r w:rsidDel="003557FD"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153" w:author="Saeed Sanai" w:date="2022-06-17T14:12:00Z">
              <w:rPr>
                <w:rStyle w:val="Hyperlink"/>
                <w:noProof/>
              </w:rPr>
            </w:rPrChange>
          </w:rPr>
          <w:delText>Security Roles</w:delText>
        </w:r>
        <w:r w:rsidDel="003557FD">
          <w:rPr>
            <w:noProof/>
            <w:webHidden/>
          </w:rPr>
          <w:tab/>
          <w:delText>8</w:delText>
        </w:r>
      </w:del>
    </w:p>
    <w:p w14:paraId="7F076B75" w14:textId="3DB631C3" w:rsidR="0041767E" w:rsidDel="003557FD" w:rsidRDefault="0041767E">
      <w:pPr>
        <w:pStyle w:val="TOC2"/>
        <w:tabs>
          <w:tab w:val="left" w:pos="880"/>
          <w:tab w:val="right" w:leader="dot" w:pos="10457"/>
        </w:tabs>
        <w:rPr>
          <w:del w:id="154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del w:id="155" w:author="Saeed Sanai" w:date="2022-06-17T14:12:00Z">
        <w:r w:rsidRPr="003557FD" w:rsidDel="003557FD">
          <w:rPr>
            <w:noProof/>
            <w:rPrChange w:id="156" w:author="Saeed Sanai" w:date="2022-06-17T14:12:00Z">
              <w:rPr>
                <w:rStyle w:val="Hyperlink"/>
                <w:noProof/>
              </w:rPr>
            </w:rPrChange>
          </w:rPr>
          <w:delText>7.5</w:delText>
        </w:r>
        <w:r w:rsidDel="003557FD"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157" w:author="Saeed Sanai" w:date="2022-06-17T14:12:00Z">
              <w:rPr>
                <w:rStyle w:val="Hyperlink"/>
                <w:noProof/>
              </w:rPr>
            </w:rPrChange>
          </w:rPr>
          <w:delText>Hierarchy Security</w:delText>
        </w:r>
        <w:r w:rsidDel="003557FD">
          <w:rPr>
            <w:noProof/>
            <w:webHidden/>
          </w:rPr>
          <w:tab/>
          <w:delText>8</w:delText>
        </w:r>
      </w:del>
    </w:p>
    <w:p w14:paraId="5AB276FE" w14:textId="55FC7612" w:rsidR="0041767E" w:rsidDel="003557FD" w:rsidRDefault="0041767E">
      <w:pPr>
        <w:pStyle w:val="TOC1"/>
        <w:tabs>
          <w:tab w:val="left" w:pos="440"/>
          <w:tab w:val="right" w:leader="dot" w:pos="10457"/>
        </w:tabs>
        <w:rPr>
          <w:del w:id="158" w:author="Saeed Sanai" w:date="2022-06-17T14:12:00Z"/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del w:id="159" w:author="Saeed Sanai" w:date="2022-06-17T14:12:00Z">
        <w:r w:rsidRPr="003557FD" w:rsidDel="003557FD">
          <w:rPr>
            <w:noProof/>
            <w:lang w:val="en-AU" w:eastAsia="ja-JP"/>
            <w:rPrChange w:id="160" w:author="Saeed Sanai" w:date="2022-06-17T14:12:00Z">
              <w:rPr>
                <w:rStyle w:val="Hyperlink"/>
                <w:noProof/>
                <w:lang w:val="en-AU" w:eastAsia="ja-JP"/>
              </w:rPr>
            </w:rPrChange>
          </w:rPr>
          <w:delText>8</w:delText>
        </w:r>
        <w:r w:rsidDel="003557F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3557FD" w:rsidDel="003557FD">
          <w:rPr>
            <w:noProof/>
            <w:lang w:val="en-AU" w:eastAsia="ja-JP"/>
            <w:rPrChange w:id="161" w:author="Saeed Sanai" w:date="2022-06-17T14:12:00Z">
              <w:rPr>
                <w:rStyle w:val="Hyperlink"/>
                <w:noProof/>
                <w:lang w:val="en-AU" w:eastAsia="ja-JP"/>
              </w:rPr>
            </w:rPrChange>
          </w:rPr>
          <w:delText>Templates</w:delText>
        </w:r>
        <w:r w:rsidDel="003557FD">
          <w:rPr>
            <w:noProof/>
            <w:webHidden/>
          </w:rPr>
          <w:tab/>
          <w:delText>9</w:delText>
        </w:r>
      </w:del>
    </w:p>
    <w:p w14:paraId="0B8BC21F" w14:textId="7BC260F4" w:rsidR="0041767E" w:rsidDel="003557FD" w:rsidRDefault="0041767E">
      <w:pPr>
        <w:pStyle w:val="TOC2"/>
        <w:tabs>
          <w:tab w:val="left" w:pos="880"/>
          <w:tab w:val="right" w:leader="dot" w:pos="10457"/>
        </w:tabs>
        <w:rPr>
          <w:del w:id="162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del w:id="163" w:author="Saeed Sanai" w:date="2022-06-17T14:12:00Z">
        <w:r w:rsidRPr="003557FD" w:rsidDel="003557FD">
          <w:rPr>
            <w:noProof/>
            <w:rPrChange w:id="164" w:author="Saeed Sanai" w:date="2022-06-17T14:12:00Z">
              <w:rPr>
                <w:rStyle w:val="Hyperlink"/>
                <w:noProof/>
              </w:rPr>
            </w:rPrChange>
          </w:rPr>
          <w:delText>8.1</w:delText>
        </w:r>
        <w:r w:rsidDel="003557FD"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165" w:author="Saeed Sanai" w:date="2022-06-17T14:12:00Z">
              <w:rPr>
                <w:rStyle w:val="Hyperlink"/>
                <w:noProof/>
              </w:rPr>
            </w:rPrChange>
          </w:rPr>
          <w:delText>Data Templates</w:delText>
        </w:r>
        <w:r w:rsidDel="003557FD">
          <w:rPr>
            <w:noProof/>
            <w:webHidden/>
          </w:rPr>
          <w:tab/>
          <w:delText>9</w:delText>
        </w:r>
      </w:del>
    </w:p>
    <w:p w14:paraId="0BA2DC8E" w14:textId="40B2A2FA" w:rsidR="0041767E" w:rsidDel="003557FD" w:rsidRDefault="0041767E">
      <w:pPr>
        <w:pStyle w:val="TOC2"/>
        <w:tabs>
          <w:tab w:val="left" w:pos="880"/>
          <w:tab w:val="right" w:leader="dot" w:pos="10457"/>
        </w:tabs>
        <w:rPr>
          <w:del w:id="166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del w:id="167" w:author="Saeed Sanai" w:date="2022-06-17T14:12:00Z">
        <w:r w:rsidRPr="003557FD" w:rsidDel="003557FD">
          <w:rPr>
            <w:noProof/>
            <w:rPrChange w:id="168" w:author="Saeed Sanai" w:date="2022-06-17T14:12:00Z">
              <w:rPr>
                <w:rStyle w:val="Hyperlink"/>
                <w:noProof/>
              </w:rPr>
            </w:rPrChange>
          </w:rPr>
          <w:delText>8.2</w:delText>
        </w:r>
        <w:r w:rsidDel="003557FD"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169" w:author="Saeed Sanai" w:date="2022-06-17T14:12:00Z">
              <w:rPr>
                <w:rStyle w:val="Hyperlink"/>
                <w:noProof/>
              </w:rPr>
            </w:rPrChange>
          </w:rPr>
          <w:delText>Email Templates</w:delText>
        </w:r>
        <w:r w:rsidDel="003557FD">
          <w:rPr>
            <w:noProof/>
            <w:webHidden/>
          </w:rPr>
          <w:tab/>
          <w:delText>9</w:delText>
        </w:r>
      </w:del>
    </w:p>
    <w:p w14:paraId="01F3FD65" w14:textId="388784B0" w:rsidR="0041767E" w:rsidDel="003557FD" w:rsidRDefault="0041767E">
      <w:pPr>
        <w:pStyle w:val="TOC2"/>
        <w:tabs>
          <w:tab w:val="left" w:pos="880"/>
          <w:tab w:val="right" w:leader="dot" w:pos="10457"/>
        </w:tabs>
        <w:rPr>
          <w:del w:id="170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del w:id="171" w:author="Saeed Sanai" w:date="2022-06-17T14:12:00Z">
        <w:r w:rsidRPr="003557FD" w:rsidDel="003557FD">
          <w:rPr>
            <w:noProof/>
            <w:rPrChange w:id="172" w:author="Saeed Sanai" w:date="2022-06-17T14:12:00Z">
              <w:rPr>
                <w:rStyle w:val="Hyperlink"/>
                <w:noProof/>
              </w:rPr>
            </w:rPrChange>
          </w:rPr>
          <w:delText>8.3</w:delText>
        </w:r>
        <w:r w:rsidDel="003557FD"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173" w:author="Saeed Sanai" w:date="2022-06-17T14:12:00Z">
              <w:rPr>
                <w:rStyle w:val="Hyperlink"/>
                <w:noProof/>
              </w:rPr>
            </w:rPrChange>
          </w:rPr>
          <w:delText>Mail Merge Templates</w:delText>
        </w:r>
        <w:r w:rsidDel="003557FD">
          <w:rPr>
            <w:noProof/>
            <w:webHidden/>
          </w:rPr>
          <w:tab/>
          <w:delText>9</w:delText>
        </w:r>
      </w:del>
    </w:p>
    <w:p w14:paraId="084CBBF3" w14:textId="4624269E" w:rsidR="0041767E" w:rsidDel="003557FD" w:rsidRDefault="0041767E">
      <w:pPr>
        <w:pStyle w:val="TOC2"/>
        <w:tabs>
          <w:tab w:val="left" w:pos="880"/>
          <w:tab w:val="right" w:leader="dot" w:pos="10457"/>
        </w:tabs>
        <w:rPr>
          <w:del w:id="174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del w:id="175" w:author="Saeed Sanai" w:date="2022-06-17T14:12:00Z">
        <w:r w:rsidRPr="003557FD" w:rsidDel="003557FD">
          <w:rPr>
            <w:noProof/>
            <w:rPrChange w:id="176" w:author="Saeed Sanai" w:date="2022-06-17T14:12:00Z">
              <w:rPr>
                <w:rStyle w:val="Hyperlink"/>
                <w:noProof/>
              </w:rPr>
            </w:rPrChange>
          </w:rPr>
          <w:delText>8.4</w:delText>
        </w:r>
        <w:r w:rsidDel="003557FD"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177" w:author="Saeed Sanai" w:date="2022-06-17T14:12:00Z">
              <w:rPr>
                <w:rStyle w:val="Hyperlink"/>
                <w:noProof/>
              </w:rPr>
            </w:rPrChange>
          </w:rPr>
          <w:delText>Article Templates</w:delText>
        </w:r>
        <w:r w:rsidDel="003557FD">
          <w:rPr>
            <w:noProof/>
            <w:webHidden/>
          </w:rPr>
          <w:tab/>
          <w:delText>9</w:delText>
        </w:r>
      </w:del>
    </w:p>
    <w:p w14:paraId="02D30BDC" w14:textId="2B061A00" w:rsidR="0041767E" w:rsidDel="003557FD" w:rsidRDefault="0041767E">
      <w:pPr>
        <w:pStyle w:val="TOC2"/>
        <w:tabs>
          <w:tab w:val="left" w:pos="880"/>
          <w:tab w:val="right" w:leader="dot" w:pos="10457"/>
        </w:tabs>
        <w:rPr>
          <w:del w:id="178" w:author="Saeed Sanai" w:date="2022-06-17T14:12:00Z"/>
          <w:rFonts w:asciiTheme="minorHAnsi" w:eastAsiaTheme="minorEastAsia" w:hAnsiTheme="minorHAnsi" w:cstheme="minorBidi"/>
          <w:bCs w:val="0"/>
          <w:smallCaps w:val="0"/>
          <w:noProof/>
          <w:sz w:val="22"/>
          <w:szCs w:val="22"/>
        </w:rPr>
      </w:pPr>
      <w:del w:id="179" w:author="Saeed Sanai" w:date="2022-06-17T14:12:00Z">
        <w:r w:rsidRPr="003557FD" w:rsidDel="003557FD">
          <w:rPr>
            <w:noProof/>
            <w:rPrChange w:id="180" w:author="Saeed Sanai" w:date="2022-06-17T14:12:00Z">
              <w:rPr>
                <w:rStyle w:val="Hyperlink"/>
                <w:noProof/>
              </w:rPr>
            </w:rPrChange>
          </w:rPr>
          <w:delText>8.5</w:delText>
        </w:r>
        <w:r w:rsidDel="003557FD">
          <w:rPr>
            <w:rFonts w:asciiTheme="minorHAnsi" w:eastAsiaTheme="minorEastAsia" w:hAnsiTheme="minorHAnsi" w:cstheme="minorBidi"/>
            <w:bCs w:val="0"/>
            <w:small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181" w:author="Saeed Sanai" w:date="2022-06-17T14:12:00Z">
              <w:rPr>
                <w:rStyle w:val="Hyperlink"/>
                <w:noProof/>
              </w:rPr>
            </w:rPrChange>
          </w:rPr>
          <w:delText>Contract Templates</w:delText>
        </w:r>
        <w:r w:rsidDel="003557FD">
          <w:rPr>
            <w:noProof/>
            <w:webHidden/>
          </w:rPr>
          <w:tab/>
          <w:delText>9</w:delText>
        </w:r>
      </w:del>
    </w:p>
    <w:p w14:paraId="757AB254" w14:textId="296AA7CE" w:rsidR="0041767E" w:rsidDel="003557FD" w:rsidRDefault="0041767E">
      <w:pPr>
        <w:pStyle w:val="TOC1"/>
        <w:tabs>
          <w:tab w:val="left" w:pos="440"/>
          <w:tab w:val="right" w:leader="dot" w:pos="10457"/>
        </w:tabs>
        <w:rPr>
          <w:del w:id="182" w:author="Saeed Sanai" w:date="2022-06-17T14:12:00Z"/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del w:id="183" w:author="Saeed Sanai" w:date="2022-06-17T14:12:00Z">
        <w:r w:rsidRPr="003557FD" w:rsidDel="003557FD">
          <w:rPr>
            <w:noProof/>
            <w:rPrChange w:id="184" w:author="Saeed Sanai" w:date="2022-06-17T14:12:00Z">
              <w:rPr>
                <w:rStyle w:val="Hyperlink"/>
                <w:noProof/>
              </w:rPr>
            </w:rPrChange>
          </w:rPr>
          <w:delText>9</w:delText>
        </w:r>
        <w:r w:rsidDel="003557F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185" w:author="Saeed Sanai" w:date="2022-06-17T14:12:00Z">
              <w:rPr>
                <w:rStyle w:val="Hyperlink"/>
                <w:noProof/>
              </w:rPr>
            </w:rPrChange>
          </w:rPr>
          <w:delText>Error Handling</w:delText>
        </w:r>
        <w:r w:rsidDel="003557FD">
          <w:rPr>
            <w:noProof/>
            <w:webHidden/>
          </w:rPr>
          <w:tab/>
          <w:delText>10</w:delText>
        </w:r>
      </w:del>
    </w:p>
    <w:p w14:paraId="7F183308" w14:textId="6161671E" w:rsidR="0041767E" w:rsidDel="003557FD" w:rsidRDefault="0041767E">
      <w:pPr>
        <w:pStyle w:val="TOC1"/>
        <w:tabs>
          <w:tab w:val="left" w:pos="660"/>
          <w:tab w:val="right" w:leader="dot" w:pos="10457"/>
        </w:tabs>
        <w:rPr>
          <w:del w:id="186" w:author="Saeed Sanai" w:date="2022-06-17T14:12:00Z"/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del w:id="187" w:author="Saeed Sanai" w:date="2022-06-17T14:12:00Z">
        <w:r w:rsidRPr="003557FD" w:rsidDel="003557FD">
          <w:rPr>
            <w:noProof/>
            <w:rPrChange w:id="188" w:author="Saeed Sanai" w:date="2022-06-17T14:12:00Z">
              <w:rPr>
                <w:rStyle w:val="Hyperlink"/>
                <w:noProof/>
              </w:rPr>
            </w:rPrChange>
          </w:rPr>
          <w:delText>10</w:delText>
        </w:r>
        <w:r w:rsidDel="003557F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189" w:author="Saeed Sanai" w:date="2022-06-17T14:12:00Z">
              <w:rPr>
                <w:rStyle w:val="Hyperlink"/>
                <w:noProof/>
              </w:rPr>
            </w:rPrChange>
          </w:rPr>
          <w:delText>Test Scripts</w:delText>
        </w:r>
        <w:r w:rsidDel="003557FD">
          <w:rPr>
            <w:noProof/>
            <w:webHidden/>
          </w:rPr>
          <w:tab/>
          <w:delText>11</w:delText>
        </w:r>
      </w:del>
    </w:p>
    <w:p w14:paraId="5E6AC725" w14:textId="1725D511" w:rsidR="0041767E" w:rsidDel="003557FD" w:rsidRDefault="0041767E">
      <w:pPr>
        <w:pStyle w:val="TOC1"/>
        <w:tabs>
          <w:tab w:val="left" w:pos="660"/>
          <w:tab w:val="right" w:leader="dot" w:pos="10457"/>
        </w:tabs>
        <w:rPr>
          <w:del w:id="190" w:author="Saeed Sanai" w:date="2022-06-17T14:12:00Z"/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del w:id="191" w:author="Saeed Sanai" w:date="2022-06-17T14:12:00Z">
        <w:r w:rsidRPr="003557FD" w:rsidDel="003557FD">
          <w:rPr>
            <w:noProof/>
            <w:rPrChange w:id="192" w:author="Saeed Sanai" w:date="2022-06-17T14:12:00Z">
              <w:rPr>
                <w:rStyle w:val="Hyperlink"/>
                <w:noProof/>
              </w:rPr>
            </w:rPrChange>
          </w:rPr>
          <w:delText>11</w:delText>
        </w:r>
        <w:r w:rsidDel="003557F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3557FD" w:rsidDel="003557FD">
          <w:rPr>
            <w:noProof/>
            <w:rPrChange w:id="193" w:author="Saeed Sanai" w:date="2022-06-17T14:12:00Z">
              <w:rPr>
                <w:rStyle w:val="Hyperlink"/>
                <w:noProof/>
              </w:rPr>
            </w:rPrChange>
          </w:rPr>
          <w:delText>Appendices</w:delText>
        </w:r>
        <w:r w:rsidDel="003557FD">
          <w:rPr>
            <w:noProof/>
            <w:webHidden/>
          </w:rPr>
          <w:tab/>
          <w:delText>12</w:delText>
        </w:r>
      </w:del>
    </w:p>
    <w:p w14:paraId="3982E52A" w14:textId="31F70143" w:rsidR="00F21E4D" w:rsidRPr="003B730D" w:rsidRDefault="007F0589">
      <w:pPr>
        <w:sectPr w:rsidR="00F21E4D" w:rsidRPr="003B730D" w:rsidSect="003B730D">
          <w:pgSz w:w="11907" w:h="16839" w:code="9"/>
          <w:pgMar w:top="431" w:right="720" w:bottom="720" w:left="720" w:header="720" w:footer="648" w:gutter="0"/>
          <w:pgNumType w:fmt="lowerRoman" w:start="1"/>
          <w:cols w:space="720"/>
          <w:docGrid w:linePitch="299"/>
        </w:sectPr>
      </w:pPr>
      <w:r w:rsidRPr="003B730D">
        <w:rPr>
          <w:rFonts w:cs="Arial"/>
          <w:sz w:val="20"/>
        </w:rPr>
        <w:fldChar w:fldCharType="end"/>
      </w:r>
    </w:p>
    <w:p w14:paraId="3982E52B" w14:textId="77777777" w:rsidR="00F17568" w:rsidRPr="003B730D" w:rsidRDefault="00F17568" w:rsidP="008F6D02">
      <w:pPr>
        <w:pStyle w:val="Heading1"/>
      </w:pPr>
      <w:bookmarkStart w:id="194" w:name="_Toc106367565"/>
      <w:r w:rsidRPr="003B730D">
        <w:lastRenderedPageBreak/>
        <w:t xml:space="preserve">Executive </w:t>
      </w:r>
      <w:r w:rsidRPr="008F6D02">
        <w:t>Summary</w:t>
      </w:r>
      <w:bookmarkEnd w:id="194"/>
    </w:p>
    <w:p w14:paraId="3982E52D" w14:textId="57E5F191" w:rsidR="00F17568" w:rsidRPr="003B730D" w:rsidRDefault="00F17568" w:rsidP="00F17568"/>
    <w:p w14:paraId="75B03451" w14:textId="3B01C1EA" w:rsidR="0022725F" w:rsidRPr="008F6D02" w:rsidRDefault="00F17568" w:rsidP="0022725F">
      <w:pPr>
        <w:rPr>
          <w:rFonts w:cs="Segoe UI"/>
          <w:sz w:val="22"/>
          <w:szCs w:val="22"/>
        </w:rPr>
      </w:pPr>
      <w:r w:rsidRPr="008F6D02">
        <w:rPr>
          <w:rFonts w:cs="Segoe UI"/>
          <w:sz w:val="22"/>
          <w:szCs w:val="22"/>
        </w:rPr>
        <w:t xml:space="preserve">The </w:t>
      </w:r>
      <w:r w:rsidR="00DB7B88" w:rsidRPr="008F6D02">
        <w:rPr>
          <w:rFonts w:cs="Segoe UI"/>
          <w:sz w:val="22"/>
          <w:szCs w:val="22"/>
        </w:rPr>
        <w:t>Functional Design Document (FD</w:t>
      </w:r>
      <w:r w:rsidRPr="008F6D02">
        <w:rPr>
          <w:rFonts w:cs="Segoe UI"/>
          <w:sz w:val="22"/>
          <w:szCs w:val="22"/>
        </w:rPr>
        <w:t>D) includes the following:</w:t>
      </w:r>
    </w:p>
    <w:p w14:paraId="63B3BBF9" w14:textId="66EEE410" w:rsidR="009128B7" w:rsidRPr="008F6D02" w:rsidRDefault="009128B7" w:rsidP="009128B7">
      <w:pPr>
        <w:pStyle w:val="ListParagraph"/>
        <w:numPr>
          <w:ilvl w:val="0"/>
          <w:numId w:val="26"/>
        </w:numPr>
        <w:rPr>
          <w:rFonts w:ascii="Segoe UI" w:hAnsi="Segoe UI" w:cs="Segoe UI"/>
          <w:sz w:val="22"/>
          <w:szCs w:val="22"/>
        </w:rPr>
      </w:pPr>
      <w:r w:rsidRPr="008F6D02">
        <w:rPr>
          <w:rFonts w:ascii="Segoe UI" w:hAnsi="Segoe UI" w:cs="Segoe UI"/>
          <w:sz w:val="22"/>
          <w:szCs w:val="22"/>
        </w:rPr>
        <w:t>The intended functionality to be developed within Dynamics 365 for use by &lt;Client&gt;.</w:t>
      </w:r>
    </w:p>
    <w:p w14:paraId="720FFD34" w14:textId="2D88A749" w:rsidR="009128B7" w:rsidRPr="008F6D02" w:rsidRDefault="009128B7" w:rsidP="009128B7">
      <w:pPr>
        <w:pStyle w:val="ListParagraph"/>
        <w:numPr>
          <w:ilvl w:val="0"/>
          <w:numId w:val="26"/>
        </w:numPr>
        <w:rPr>
          <w:rFonts w:ascii="Segoe UI" w:hAnsi="Segoe UI" w:cs="Segoe UI"/>
          <w:sz w:val="22"/>
          <w:szCs w:val="22"/>
        </w:rPr>
      </w:pPr>
      <w:r w:rsidRPr="008F6D02">
        <w:rPr>
          <w:rFonts w:ascii="Segoe UI" w:hAnsi="Segoe UI" w:cs="Segoe UI"/>
          <w:sz w:val="22"/>
          <w:szCs w:val="22"/>
        </w:rPr>
        <w:t xml:space="preserve">Screens showing the point of view of an administrative user showing full functionality </w:t>
      </w:r>
    </w:p>
    <w:p w14:paraId="6E8671FC" w14:textId="387F3260" w:rsidR="009128B7" w:rsidRPr="008F6D02" w:rsidRDefault="0022725F" w:rsidP="009128B7">
      <w:pPr>
        <w:pStyle w:val="ListParagraph"/>
        <w:numPr>
          <w:ilvl w:val="0"/>
          <w:numId w:val="26"/>
        </w:numPr>
        <w:rPr>
          <w:rFonts w:ascii="Segoe UI" w:hAnsi="Segoe UI" w:cs="Segoe UI"/>
          <w:color w:val="FF0000"/>
          <w:sz w:val="22"/>
          <w:szCs w:val="22"/>
        </w:rPr>
      </w:pPr>
      <w:r w:rsidRPr="00E14150">
        <w:rPr>
          <w:rFonts w:ascii="Segoe UI" w:hAnsi="Segoe UI" w:cs="Segoe UI"/>
          <w:color w:val="C00000"/>
          <w:sz w:val="22"/>
          <w:szCs w:val="22"/>
        </w:rPr>
        <w:t>&lt;&gt;</w:t>
      </w:r>
    </w:p>
    <w:p w14:paraId="5BA9703B" w14:textId="2C7E93A9" w:rsidR="00DE10D4" w:rsidRPr="00236C0C" w:rsidRDefault="00DE10D4" w:rsidP="00DE10D4">
      <w:pPr>
        <w:rPr>
          <w:rFonts w:cstheme="minorHAnsi"/>
        </w:rPr>
      </w:pPr>
    </w:p>
    <w:p w14:paraId="3982E536" w14:textId="77777777" w:rsidR="00E96947" w:rsidRPr="00956686" w:rsidRDefault="00E96947" w:rsidP="00956686">
      <w:pPr>
        <w:rPr>
          <w:rFonts w:cstheme="minorHAnsi"/>
        </w:rPr>
      </w:pPr>
    </w:p>
    <w:p w14:paraId="3982E537" w14:textId="77777777" w:rsidR="00E96947" w:rsidRPr="00956686" w:rsidRDefault="00E96947" w:rsidP="00956686">
      <w:pPr>
        <w:rPr>
          <w:rFonts w:cstheme="minorHAnsi"/>
        </w:rPr>
      </w:pPr>
    </w:p>
    <w:p w14:paraId="3982E538" w14:textId="77777777" w:rsidR="00E4418C" w:rsidRDefault="00E4418C"/>
    <w:p w14:paraId="3982E539" w14:textId="77777777" w:rsidR="00E4418C" w:rsidRDefault="00E4418C"/>
    <w:p w14:paraId="3982E53A" w14:textId="77777777" w:rsidR="00E4418C" w:rsidRDefault="00E4418C"/>
    <w:p w14:paraId="3982E53B" w14:textId="77777777" w:rsidR="00E4418C" w:rsidRDefault="00E4418C"/>
    <w:p w14:paraId="3982E53C" w14:textId="77777777" w:rsidR="00E4418C" w:rsidRDefault="00E4418C"/>
    <w:p w14:paraId="3982E53D" w14:textId="77777777" w:rsidR="00E4418C" w:rsidRDefault="00E4418C"/>
    <w:p w14:paraId="3982E53E" w14:textId="77777777" w:rsidR="00E4418C" w:rsidRDefault="00E4418C"/>
    <w:p w14:paraId="3982E53F" w14:textId="77777777" w:rsidR="00E4418C" w:rsidRDefault="00E4418C"/>
    <w:p w14:paraId="3982E540" w14:textId="77777777" w:rsidR="00E4418C" w:rsidRDefault="00E4418C"/>
    <w:p w14:paraId="578DA297" w14:textId="776395F9" w:rsidR="00DE10D4" w:rsidRPr="003B730D" w:rsidRDefault="00DE10D4" w:rsidP="00AA54CD">
      <w:pPr>
        <w:pStyle w:val="Heading1"/>
      </w:pPr>
      <w:bookmarkStart w:id="195" w:name="_Toc106367566"/>
      <w:r>
        <w:lastRenderedPageBreak/>
        <w:t>Introduction</w:t>
      </w:r>
      <w:bookmarkEnd w:id="195"/>
    </w:p>
    <w:p w14:paraId="3982E541" w14:textId="77777777" w:rsidR="00E4418C" w:rsidRDefault="00E4418C"/>
    <w:p w14:paraId="5C1DA970" w14:textId="77777777" w:rsidR="00DE10D4" w:rsidRPr="002914CA" w:rsidRDefault="00DE10D4" w:rsidP="00AA54CD">
      <w:pPr>
        <w:pStyle w:val="Heading2"/>
        <w:rPr>
          <w:rFonts w:eastAsiaTheme="minorEastAsia"/>
        </w:rPr>
      </w:pPr>
      <w:bookmarkStart w:id="196" w:name="_Toc475046151"/>
      <w:bookmarkStart w:id="197" w:name="_Toc106367567"/>
      <w:r w:rsidRPr="002914CA">
        <w:rPr>
          <w:rFonts w:eastAsiaTheme="minorEastAsia"/>
        </w:rPr>
        <w:t>Purpose</w:t>
      </w:r>
      <w:bookmarkEnd w:id="196"/>
      <w:bookmarkEnd w:id="197"/>
    </w:p>
    <w:p w14:paraId="5D7D530D" w14:textId="4B915987" w:rsidR="009128B7" w:rsidRPr="009128B7" w:rsidRDefault="009128B7" w:rsidP="009128B7">
      <w:pPr>
        <w:pStyle w:val="NormalWeb"/>
        <w:rPr>
          <w:rFonts w:asciiTheme="minorHAnsi" w:hAnsiTheme="minorHAnsi" w:cstheme="minorHAnsi"/>
          <w:szCs w:val="20"/>
        </w:rPr>
      </w:pPr>
      <w:bookmarkStart w:id="198" w:name="_Toc475046152"/>
      <w:r w:rsidRPr="009128B7">
        <w:rPr>
          <w:rFonts w:asciiTheme="minorHAnsi" w:hAnsiTheme="minorHAnsi" w:cstheme="minorHAnsi"/>
          <w:szCs w:val="20"/>
        </w:rPr>
        <w:t xml:space="preserve">The purpose of this document is to describe the functional implementation of the requirements identified by </w:t>
      </w:r>
      <w:r>
        <w:rPr>
          <w:rFonts w:asciiTheme="minorHAnsi" w:hAnsiTheme="minorHAnsi" w:cstheme="minorHAnsi"/>
          <w:szCs w:val="20"/>
        </w:rPr>
        <w:t>&lt;Client&gt; and Microsoft.</w:t>
      </w:r>
    </w:p>
    <w:p w14:paraId="2F1308C5" w14:textId="77777777" w:rsidR="00DE10D4" w:rsidRPr="002914CA" w:rsidRDefault="00DE10D4" w:rsidP="00AA54CD">
      <w:pPr>
        <w:pStyle w:val="Heading2"/>
        <w:rPr>
          <w:rFonts w:eastAsiaTheme="minorEastAsia"/>
        </w:rPr>
      </w:pPr>
      <w:bookmarkStart w:id="199" w:name="_Toc106367568"/>
      <w:r w:rsidRPr="002914CA">
        <w:rPr>
          <w:rFonts w:eastAsiaTheme="minorEastAsia"/>
        </w:rPr>
        <w:t>Reference Documents</w:t>
      </w:r>
      <w:bookmarkEnd w:id="198"/>
      <w:bookmarkEnd w:id="199"/>
    </w:p>
    <w:p w14:paraId="08444742" w14:textId="77777777" w:rsidR="00DE10D4" w:rsidRPr="002914CA" w:rsidRDefault="00DE10D4" w:rsidP="00DE10D4">
      <w:pPr>
        <w:rPr>
          <w:rFonts w:cstheme="minorHAnsi"/>
        </w:rPr>
      </w:pPr>
      <w:r w:rsidRPr="002914CA">
        <w:rPr>
          <w:rFonts w:cstheme="minorHAnsi"/>
        </w:rPr>
        <w:t xml:space="preserve">The following documents </w:t>
      </w:r>
      <w:r>
        <w:rPr>
          <w:rFonts w:cstheme="minorHAnsi"/>
        </w:rPr>
        <w:t>are referenced in this document or provide additional details on content in this document:</w:t>
      </w:r>
    </w:p>
    <w:p w14:paraId="3E6E72B6" w14:textId="77777777" w:rsidR="00DE10D4" w:rsidRDefault="00DE10D4" w:rsidP="00DE10D4">
      <w:pPr>
        <w:rPr>
          <w:rFonts w:cstheme="minorHAnsi"/>
        </w:rPr>
      </w:pP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2382"/>
        <w:gridCol w:w="7654"/>
      </w:tblGrid>
      <w:tr w:rsidR="00DE10D4" w:rsidRPr="002914CA" w14:paraId="2C8BC3DE" w14:textId="77777777" w:rsidTr="004A6DCD">
        <w:tc>
          <w:tcPr>
            <w:tcW w:w="2382" w:type="dxa"/>
          </w:tcPr>
          <w:p w14:paraId="2E3391C0" w14:textId="72FB6B62" w:rsidR="00DE10D4" w:rsidRPr="00AA54CD" w:rsidRDefault="00AA54CD" w:rsidP="004A6DCD">
            <w:pPr>
              <w:pStyle w:val="EstiloTableNormal1LatinaCuerpoNegrita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Document</w:t>
            </w:r>
          </w:p>
        </w:tc>
        <w:tc>
          <w:tcPr>
            <w:tcW w:w="7654" w:type="dxa"/>
          </w:tcPr>
          <w:p w14:paraId="0B6B403B" w14:textId="77777777" w:rsidR="00DE10D4" w:rsidRPr="00AA54CD" w:rsidRDefault="00DE10D4" w:rsidP="004A6DCD">
            <w:pPr>
              <w:pStyle w:val="EstiloTableNormal1LatinaCuerpoNegrita"/>
              <w:rPr>
                <w:rFonts w:ascii="Segoe UI" w:hAnsi="Segoe UI" w:cs="Segoe UI"/>
              </w:rPr>
            </w:pPr>
            <w:r w:rsidRPr="00AA54CD">
              <w:rPr>
                <w:rFonts w:ascii="Segoe UI" w:hAnsi="Segoe UI" w:cs="Segoe UI"/>
              </w:rPr>
              <w:t>Description</w:t>
            </w:r>
          </w:p>
        </w:tc>
      </w:tr>
      <w:tr w:rsidR="00DE10D4" w:rsidRPr="002914CA" w14:paraId="5F73C717" w14:textId="77777777" w:rsidTr="004A6DCD">
        <w:tc>
          <w:tcPr>
            <w:tcW w:w="2382" w:type="dxa"/>
          </w:tcPr>
          <w:p w14:paraId="08E5EA7A" w14:textId="77777777" w:rsidR="00DE10D4" w:rsidRPr="00AA54CD" w:rsidRDefault="00DE10D4" w:rsidP="004A6DCD">
            <w:pPr>
              <w:pStyle w:val="TableNormal1"/>
              <w:rPr>
                <w:rFonts w:ascii="Segoe UI" w:hAnsi="Segoe UI" w:cs="Segoe UI"/>
              </w:rPr>
            </w:pPr>
          </w:p>
        </w:tc>
        <w:tc>
          <w:tcPr>
            <w:tcW w:w="7654" w:type="dxa"/>
          </w:tcPr>
          <w:p w14:paraId="77610117" w14:textId="77777777" w:rsidR="00DE10D4" w:rsidRPr="00AA54CD" w:rsidRDefault="00DE10D4" w:rsidP="004A6DCD">
            <w:pPr>
              <w:pStyle w:val="TableNormal1"/>
              <w:rPr>
                <w:rFonts w:ascii="Segoe UI" w:hAnsi="Segoe UI" w:cs="Segoe UI"/>
              </w:rPr>
            </w:pPr>
          </w:p>
        </w:tc>
      </w:tr>
    </w:tbl>
    <w:p w14:paraId="77A9A162" w14:textId="77777777" w:rsidR="00DE10D4" w:rsidRPr="002914CA" w:rsidRDefault="00DE10D4" w:rsidP="00DE10D4">
      <w:pPr>
        <w:rPr>
          <w:rFonts w:cstheme="minorHAnsi"/>
        </w:rPr>
      </w:pPr>
    </w:p>
    <w:p w14:paraId="41A1193F" w14:textId="77777777" w:rsidR="00DE10D4" w:rsidRPr="002914CA" w:rsidRDefault="00DE10D4" w:rsidP="00AA54CD">
      <w:pPr>
        <w:pStyle w:val="Heading2"/>
      </w:pPr>
      <w:bookmarkStart w:id="200" w:name="_Toc475046153"/>
      <w:bookmarkStart w:id="201" w:name="_Toc106367569"/>
      <w:r w:rsidRPr="002914CA">
        <w:t>Abbreviations and Glossary of Terms</w:t>
      </w:r>
      <w:bookmarkEnd w:id="200"/>
      <w:bookmarkEnd w:id="201"/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2382"/>
        <w:gridCol w:w="7654"/>
      </w:tblGrid>
      <w:tr w:rsidR="00DE10D4" w:rsidRPr="002914CA" w14:paraId="1EDD1A7C" w14:textId="77777777" w:rsidTr="004A6DCD">
        <w:tc>
          <w:tcPr>
            <w:tcW w:w="2382" w:type="dxa"/>
          </w:tcPr>
          <w:p w14:paraId="5C526E69" w14:textId="77777777" w:rsidR="00DE10D4" w:rsidRPr="00AA54CD" w:rsidRDefault="00DE10D4" w:rsidP="004A6DCD">
            <w:pPr>
              <w:pStyle w:val="EstiloTableNormal1LatinaCuerpoNegrita"/>
              <w:rPr>
                <w:rFonts w:ascii="Segoe UI" w:hAnsi="Segoe UI" w:cs="Segoe UI"/>
              </w:rPr>
            </w:pPr>
            <w:bookmarkStart w:id="202" w:name="_Hlk472013664"/>
            <w:r w:rsidRPr="00AA54CD">
              <w:rPr>
                <w:rFonts w:ascii="Segoe UI" w:hAnsi="Segoe UI" w:cs="Segoe UI"/>
              </w:rPr>
              <w:t>Abbreviation</w:t>
            </w:r>
          </w:p>
        </w:tc>
        <w:tc>
          <w:tcPr>
            <w:tcW w:w="7654" w:type="dxa"/>
          </w:tcPr>
          <w:p w14:paraId="61629AE4" w14:textId="77777777" w:rsidR="00DE10D4" w:rsidRPr="00AA54CD" w:rsidRDefault="00DE10D4" w:rsidP="004A6DCD">
            <w:pPr>
              <w:pStyle w:val="EstiloTableNormal1LatinaCuerpoNegrita"/>
              <w:rPr>
                <w:rFonts w:ascii="Segoe UI" w:hAnsi="Segoe UI" w:cs="Segoe UI"/>
              </w:rPr>
            </w:pPr>
            <w:r w:rsidRPr="00AA54CD">
              <w:rPr>
                <w:rFonts w:ascii="Segoe UI" w:hAnsi="Segoe UI" w:cs="Segoe UI"/>
              </w:rPr>
              <w:t>Explanation</w:t>
            </w:r>
          </w:p>
        </w:tc>
      </w:tr>
      <w:tr w:rsidR="00DE10D4" w:rsidRPr="002914CA" w14:paraId="0CA265DE" w14:textId="77777777" w:rsidTr="004A6DCD">
        <w:tc>
          <w:tcPr>
            <w:tcW w:w="2382" w:type="dxa"/>
          </w:tcPr>
          <w:p w14:paraId="234DD1FA" w14:textId="77777777" w:rsidR="00DE10D4" w:rsidRPr="00AA54CD" w:rsidRDefault="00DE10D4" w:rsidP="004A6DCD">
            <w:pPr>
              <w:pStyle w:val="EstiloTableNormal1LatinaCuerpoNegrita"/>
              <w:rPr>
                <w:rFonts w:ascii="Segoe UI" w:hAnsi="Segoe UI" w:cs="Segoe UI"/>
              </w:rPr>
            </w:pPr>
          </w:p>
        </w:tc>
        <w:tc>
          <w:tcPr>
            <w:tcW w:w="7654" w:type="dxa"/>
          </w:tcPr>
          <w:p w14:paraId="7B7D2FDF" w14:textId="77777777" w:rsidR="00DE10D4" w:rsidRPr="00AA54CD" w:rsidRDefault="00DE10D4" w:rsidP="004A6DCD">
            <w:pPr>
              <w:pStyle w:val="EstiloTableNormal1LatinaCuerpoNegrita"/>
              <w:rPr>
                <w:rFonts w:ascii="Segoe UI" w:hAnsi="Segoe UI" w:cs="Segoe UI"/>
              </w:rPr>
            </w:pPr>
          </w:p>
        </w:tc>
      </w:tr>
      <w:bookmarkEnd w:id="202"/>
    </w:tbl>
    <w:p w14:paraId="3982E542" w14:textId="7EF60FBA" w:rsidR="00E4418C" w:rsidRDefault="00E4418C"/>
    <w:p w14:paraId="3982E543" w14:textId="4A8FF063" w:rsidR="00E4418C" w:rsidRDefault="00DB7B88" w:rsidP="00AA54CD">
      <w:pPr>
        <w:pStyle w:val="Heading2"/>
      </w:pPr>
      <w:bookmarkStart w:id="203" w:name="_Toc106367570"/>
      <w:r>
        <w:t>Audience / Stakeholders</w:t>
      </w:r>
      <w:bookmarkEnd w:id="203"/>
    </w:p>
    <w:tbl>
      <w:tblPr>
        <w:tblStyle w:val="TableWeb3"/>
        <w:tblW w:w="8568" w:type="dxa"/>
        <w:tblLook w:val="0020" w:firstRow="1" w:lastRow="0" w:firstColumn="0" w:lastColumn="0" w:noHBand="0" w:noVBand="0"/>
      </w:tblPr>
      <w:tblGrid>
        <w:gridCol w:w="3517"/>
        <w:gridCol w:w="5051"/>
      </w:tblGrid>
      <w:tr w:rsidR="005E597A" w:rsidRPr="003B730D" w14:paraId="4545076D" w14:textId="77777777" w:rsidTr="00E141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505" w:type="dxa"/>
          </w:tcPr>
          <w:p w14:paraId="370543B6" w14:textId="46F40680" w:rsidR="005E597A" w:rsidRPr="00AA54CD" w:rsidRDefault="005E597A" w:rsidP="004A6DCD">
            <w:pPr>
              <w:pStyle w:val="TableHeading"/>
              <w:rPr>
                <w:rFonts w:ascii="Segoe UI" w:hAnsi="Segoe UI" w:cs="Segoe UI"/>
                <w:b w:val="0"/>
                <w:smallCaps w:val="0"/>
                <w:noProof w:val="0"/>
              </w:rPr>
            </w:pPr>
            <w:r w:rsidRPr="00AA54CD">
              <w:rPr>
                <w:rFonts w:ascii="Segoe UI" w:hAnsi="Segoe UI" w:cs="Segoe UI"/>
                <w:b w:val="0"/>
                <w:smallCaps w:val="0"/>
                <w:noProof w:val="0"/>
              </w:rPr>
              <w:t>Name</w:t>
            </w:r>
          </w:p>
        </w:tc>
        <w:tc>
          <w:tcPr>
            <w:tcW w:w="5063" w:type="dxa"/>
          </w:tcPr>
          <w:p w14:paraId="60037A40" w14:textId="0240B9A3" w:rsidR="005E597A" w:rsidRPr="00AA54CD" w:rsidRDefault="005E597A" w:rsidP="004A6DCD">
            <w:pPr>
              <w:pStyle w:val="TableHeading"/>
              <w:rPr>
                <w:rFonts w:ascii="Segoe UI" w:hAnsi="Segoe UI" w:cs="Segoe UI"/>
                <w:b w:val="0"/>
                <w:smallCaps w:val="0"/>
                <w:noProof w:val="0"/>
              </w:rPr>
            </w:pPr>
            <w:r w:rsidRPr="00AA54CD">
              <w:rPr>
                <w:rFonts w:ascii="Segoe UI" w:hAnsi="Segoe UI" w:cs="Segoe UI"/>
                <w:b w:val="0"/>
                <w:smallCaps w:val="0"/>
                <w:noProof w:val="0"/>
              </w:rPr>
              <w:t>Position</w:t>
            </w:r>
          </w:p>
        </w:tc>
      </w:tr>
      <w:tr w:rsidR="005E597A" w:rsidRPr="003B730D" w14:paraId="75C0063C" w14:textId="77777777" w:rsidTr="00E14150">
        <w:tc>
          <w:tcPr>
            <w:tcW w:w="3505" w:type="dxa"/>
          </w:tcPr>
          <w:p w14:paraId="043ABF50" w14:textId="77777777" w:rsidR="005E597A" w:rsidRPr="00AA54CD" w:rsidRDefault="005E597A" w:rsidP="004A6DCD">
            <w:pPr>
              <w:pStyle w:val="TableText"/>
              <w:rPr>
                <w:rFonts w:cs="Segoe UI"/>
              </w:rPr>
            </w:pPr>
          </w:p>
        </w:tc>
        <w:tc>
          <w:tcPr>
            <w:tcW w:w="5063" w:type="dxa"/>
          </w:tcPr>
          <w:p w14:paraId="5CCA0F6A" w14:textId="77777777" w:rsidR="005E597A" w:rsidRPr="00AA54CD" w:rsidRDefault="005E597A" w:rsidP="004A6DCD">
            <w:pPr>
              <w:pStyle w:val="TableText"/>
              <w:jc w:val="center"/>
              <w:rPr>
                <w:rFonts w:cs="Segoe UI"/>
              </w:rPr>
            </w:pPr>
          </w:p>
        </w:tc>
      </w:tr>
      <w:tr w:rsidR="005E597A" w:rsidRPr="003B730D" w14:paraId="06F2321F" w14:textId="77777777" w:rsidTr="00E14150">
        <w:tc>
          <w:tcPr>
            <w:tcW w:w="3505" w:type="dxa"/>
          </w:tcPr>
          <w:p w14:paraId="62BC3224" w14:textId="77777777" w:rsidR="005E597A" w:rsidRPr="00AA54CD" w:rsidRDefault="005E597A" w:rsidP="004A6DCD">
            <w:pPr>
              <w:pStyle w:val="TableText"/>
              <w:rPr>
                <w:rFonts w:cs="Segoe UI"/>
              </w:rPr>
            </w:pPr>
          </w:p>
        </w:tc>
        <w:tc>
          <w:tcPr>
            <w:tcW w:w="5063" w:type="dxa"/>
          </w:tcPr>
          <w:p w14:paraId="68DC8324" w14:textId="77777777" w:rsidR="005E597A" w:rsidRPr="00AA54CD" w:rsidRDefault="005E597A" w:rsidP="004A6DCD">
            <w:pPr>
              <w:pStyle w:val="TableText"/>
              <w:jc w:val="center"/>
              <w:rPr>
                <w:rFonts w:cs="Segoe UI"/>
              </w:rPr>
            </w:pPr>
          </w:p>
        </w:tc>
      </w:tr>
      <w:tr w:rsidR="005E597A" w:rsidRPr="003B730D" w14:paraId="0E53D3C8" w14:textId="77777777" w:rsidTr="00E14150">
        <w:tc>
          <w:tcPr>
            <w:tcW w:w="3505" w:type="dxa"/>
          </w:tcPr>
          <w:p w14:paraId="634FA889" w14:textId="77777777" w:rsidR="005E597A" w:rsidRPr="00AA54CD" w:rsidRDefault="005E597A" w:rsidP="004A6DCD">
            <w:pPr>
              <w:pStyle w:val="TableText"/>
              <w:rPr>
                <w:rFonts w:cs="Segoe UI"/>
              </w:rPr>
            </w:pPr>
          </w:p>
        </w:tc>
        <w:tc>
          <w:tcPr>
            <w:tcW w:w="5063" w:type="dxa"/>
          </w:tcPr>
          <w:p w14:paraId="02017E38" w14:textId="77777777" w:rsidR="005E597A" w:rsidRPr="00AA54CD" w:rsidRDefault="005E597A" w:rsidP="004A6DCD">
            <w:pPr>
              <w:pStyle w:val="TableText"/>
              <w:jc w:val="center"/>
              <w:rPr>
                <w:rFonts w:cs="Segoe UI"/>
              </w:rPr>
            </w:pPr>
          </w:p>
        </w:tc>
      </w:tr>
      <w:tr w:rsidR="005E597A" w:rsidRPr="003B730D" w14:paraId="5D9FB134" w14:textId="77777777" w:rsidTr="00E14150">
        <w:tc>
          <w:tcPr>
            <w:tcW w:w="3505" w:type="dxa"/>
          </w:tcPr>
          <w:p w14:paraId="18B31DD5" w14:textId="77777777" w:rsidR="005E597A" w:rsidRPr="00AA54CD" w:rsidRDefault="005E597A" w:rsidP="004A6DCD">
            <w:pPr>
              <w:pStyle w:val="TableText"/>
              <w:rPr>
                <w:rFonts w:cs="Segoe UI"/>
              </w:rPr>
            </w:pPr>
          </w:p>
        </w:tc>
        <w:tc>
          <w:tcPr>
            <w:tcW w:w="5063" w:type="dxa"/>
          </w:tcPr>
          <w:p w14:paraId="2A8C2622" w14:textId="77777777" w:rsidR="005E597A" w:rsidRPr="00AA54CD" w:rsidRDefault="005E597A" w:rsidP="004A6DCD">
            <w:pPr>
              <w:pStyle w:val="TableText"/>
              <w:jc w:val="center"/>
              <w:rPr>
                <w:rFonts w:cs="Segoe UI"/>
              </w:rPr>
            </w:pPr>
          </w:p>
        </w:tc>
      </w:tr>
    </w:tbl>
    <w:p w14:paraId="3982E544" w14:textId="77777777" w:rsidR="00E4418C" w:rsidRDefault="00E4418C"/>
    <w:p w14:paraId="3982E546" w14:textId="40336FCD" w:rsidR="00E4418C" w:rsidRDefault="009D63EB" w:rsidP="00AA54CD">
      <w:pPr>
        <w:pStyle w:val="Heading2"/>
      </w:pPr>
      <w:bookmarkStart w:id="204" w:name="_Toc106367571"/>
      <w:r>
        <w:t xml:space="preserve">FDD / </w:t>
      </w:r>
      <w:r w:rsidR="00433E22">
        <w:t>Design Classification</w:t>
      </w:r>
      <w:bookmarkEnd w:id="204"/>
    </w:p>
    <w:tbl>
      <w:tblPr>
        <w:tblStyle w:val="GridTable4-Accent11"/>
        <w:tblW w:w="10125" w:type="dxa"/>
        <w:tblLook w:val="04A0" w:firstRow="1" w:lastRow="0" w:firstColumn="1" w:lastColumn="0" w:noHBand="0" w:noVBand="1"/>
      </w:tblPr>
      <w:tblGrid>
        <w:gridCol w:w="5149"/>
        <w:gridCol w:w="4976"/>
      </w:tblGrid>
      <w:tr w:rsidR="00431808" w:rsidRPr="00AA54CD" w14:paraId="1E6C0366" w14:textId="77777777" w:rsidTr="00E141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9" w:type="dxa"/>
            <w:shd w:val="clear" w:color="auto" w:fill="0070C0"/>
          </w:tcPr>
          <w:p w14:paraId="0B932FC8" w14:textId="77777777" w:rsidR="00431808" w:rsidRPr="005754FF" w:rsidRDefault="00431808" w:rsidP="00431808">
            <w:pPr>
              <w:rPr>
                <w:rFonts w:cs="Segoe UI"/>
                <w:bCs w:val="0"/>
                <w:sz w:val="22"/>
                <w:lang w:val="en-AU"/>
              </w:rPr>
            </w:pPr>
            <w:r w:rsidRPr="005754FF">
              <w:rPr>
                <w:rFonts w:cs="Segoe UI"/>
                <w:bCs w:val="0"/>
                <w:sz w:val="22"/>
                <w:lang w:val="en-AU"/>
              </w:rPr>
              <w:t>Design Classification</w:t>
            </w:r>
          </w:p>
        </w:tc>
        <w:tc>
          <w:tcPr>
            <w:tcW w:w="4976" w:type="dxa"/>
            <w:shd w:val="clear" w:color="auto" w:fill="0070C0"/>
          </w:tcPr>
          <w:p w14:paraId="289CB22C" w14:textId="77777777" w:rsidR="00431808" w:rsidRPr="005754FF" w:rsidRDefault="00431808" w:rsidP="004318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bCs w:val="0"/>
                <w:sz w:val="22"/>
                <w:lang w:val="en-AU"/>
              </w:rPr>
            </w:pPr>
            <w:r w:rsidRPr="005754FF">
              <w:rPr>
                <w:rFonts w:cs="Segoe UI"/>
                <w:bCs w:val="0"/>
                <w:sz w:val="22"/>
                <w:lang w:val="en-AU"/>
              </w:rPr>
              <w:t>Type In Yes or No to One or More of the Lines Below</w:t>
            </w:r>
          </w:p>
        </w:tc>
      </w:tr>
      <w:tr w:rsidR="00431808" w:rsidRPr="00AA54CD" w14:paraId="03C17CA0" w14:textId="77777777" w:rsidTr="00AA5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9" w:type="dxa"/>
          </w:tcPr>
          <w:p w14:paraId="30CB297C" w14:textId="77777777" w:rsidR="00431808" w:rsidRPr="00AA54CD" w:rsidRDefault="00431808" w:rsidP="00431808">
            <w:pPr>
              <w:rPr>
                <w:rFonts w:cs="Segoe UI"/>
                <w:b w:val="0"/>
                <w:sz w:val="20"/>
                <w:lang w:val="en-AU"/>
              </w:rPr>
            </w:pPr>
            <w:r w:rsidRPr="00AA54CD">
              <w:rPr>
                <w:rFonts w:cs="Segoe UI"/>
                <w:b w:val="0"/>
                <w:sz w:val="20"/>
              </w:rPr>
              <w:t>Creation or Modification to Dynamics Processes or Logic</w:t>
            </w:r>
          </w:p>
        </w:tc>
        <w:tc>
          <w:tcPr>
            <w:tcW w:w="4976" w:type="dxa"/>
          </w:tcPr>
          <w:p w14:paraId="7D03542F" w14:textId="6BF08125" w:rsidR="00431808" w:rsidRPr="00E14150" w:rsidRDefault="00431808" w:rsidP="00431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i/>
                <w:color w:val="C00000"/>
                <w:sz w:val="22"/>
                <w:lang w:val="en-AU"/>
              </w:rPr>
            </w:pPr>
            <w:r w:rsidRPr="00E14150">
              <w:rPr>
                <w:rFonts w:cs="Segoe UI"/>
                <w:i/>
                <w:color w:val="C00000"/>
                <w:sz w:val="22"/>
                <w:lang w:val="en-AU"/>
              </w:rPr>
              <w:t>Y</w:t>
            </w:r>
          </w:p>
        </w:tc>
      </w:tr>
      <w:tr w:rsidR="00431808" w:rsidRPr="00AA54CD" w14:paraId="33BC5148" w14:textId="77777777" w:rsidTr="00AA54CD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9" w:type="dxa"/>
          </w:tcPr>
          <w:p w14:paraId="30D6A8D1" w14:textId="0C8C1FAB" w:rsidR="00431808" w:rsidRPr="00AA54CD" w:rsidRDefault="00416881" w:rsidP="00431808">
            <w:pPr>
              <w:rPr>
                <w:rFonts w:cs="Segoe UI"/>
                <w:b w:val="0"/>
                <w:sz w:val="20"/>
                <w:lang w:val="en-AU"/>
              </w:rPr>
            </w:pPr>
            <w:r w:rsidRPr="00AA54CD">
              <w:rPr>
                <w:rFonts w:cs="Segoe UI"/>
                <w:b w:val="0"/>
                <w:sz w:val="20"/>
              </w:rPr>
              <w:t>Customizations</w:t>
            </w:r>
            <w:r w:rsidR="00431808" w:rsidRPr="00AA54CD">
              <w:rPr>
                <w:rFonts w:cs="Segoe UI"/>
                <w:b w:val="0"/>
                <w:sz w:val="20"/>
              </w:rPr>
              <w:t xml:space="preserve"> to Dynamics Forms / Screens</w:t>
            </w:r>
          </w:p>
        </w:tc>
        <w:tc>
          <w:tcPr>
            <w:tcW w:w="4976" w:type="dxa"/>
          </w:tcPr>
          <w:p w14:paraId="36173796" w14:textId="5607FDA2" w:rsidR="00431808" w:rsidRPr="00E14150" w:rsidRDefault="00431808" w:rsidP="00431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C00000"/>
                <w:sz w:val="22"/>
                <w:lang w:val="en-AU"/>
              </w:rPr>
            </w:pPr>
            <w:r w:rsidRPr="00E14150">
              <w:rPr>
                <w:rFonts w:cs="Segoe UI"/>
                <w:i/>
                <w:color w:val="C00000"/>
                <w:sz w:val="22"/>
                <w:lang w:val="en-AU"/>
              </w:rPr>
              <w:t>Y</w:t>
            </w:r>
          </w:p>
        </w:tc>
      </w:tr>
      <w:tr w:rsidR="00431808" w:rsidRPr="00AA54CD" w14:paraId="2BA45589" w14:textId="77777777" w:rsidTr="00AA5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9" w:type="dxa"/>
          </w:tcPr>
          <w:p w14:paraId="5A86FE30" w14:textId="77777777" w:rsidR="00431808" w:rsidRPr="00AA54CD" w:rsidRDefault="00431808" w:rsidP="00431808">
            <w:pPr>
              <w:rPr>
                <w:rFonts w:cs="Segoe UI"/>
                <w:b w:val="0"/>
                <w:sz w:val="20"/>
                <w:lang w:val="en-AU"/>
              </w:rPr>
            </w:pPr>
            <w:r w:rsidRPr="00AA54CD">
              <w:rPr>
                <w:rFonts w:cs="Segoe UI"/>
                <w:b w:val="0"/>
                <w:sz w:val="20"/>
                <w:lang w:val="en-AU"/>
              </w:rPr>
              <w:t>Integration</w:t>
            </w:r>
          </w:p>
        </w:tc>
        <w:tc>
          <w:tcPr>
            <w:tcW w:w="4976" w:type="dxa"/>
          </w:tcPr>
          <w:p w14:paraId="07D258C6" w14:textId="23DC5950" w:rsidR="00431808" w:rsidRPr="00E14150" w:rsidRDefault="00431808" w:rsidP="00431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C00000"/>
                <w:sz w:val="22"/>
                <w:lang w:val="en-AU"/>
              </w:rPr>
            </w:pPr>
            <w:r w:rsidRPr="00E14150">
              <w:rPr>
                <w:rFonts w:cs="Segoe UI"/>
                <w:i/>
                <w:color w:val="C00000"/>
                <w:sz w:val="22"/>
                <w:lang w:val="en-AU"/>
              </w:rPr>
              <w:t>N</w:t>
            </w:r>
          </w:p>
        </w:tc>
      </w:tr>
      <w:tr w:rsidR="00431808" w:rsidRPr="00AA54CD" w14:paraId="2CF05B90" w14:textId="77777777" w:rsidTr="00AA54CD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9" w:type="dxa"/>
          </w:tcPr>
          <w:p w14:paraId="5A7225AF" w14:textId="77777777" w:rsidR="00431808" w:rsidRPr="00AA54CD" w:rsidRDefault="00431808" w:rsidP="00431808">
            <w:pPr>
              <w:rPr>
                <w:rFonts w:cs="Segoe UI"/>
                <w:b w:val="0"/>
                <w:sz w:val="20"/>
                <w:lang w:val="en-AU"/>
              </w:rPr>
            </w:pPr>
            <w:r w:rsidRPr="00AA54CD">
              <w:rPr>
                <w:rFonts w:cs="Segoe UI"/>
                <w:b w:val="0"/>
                <w:sz w:val="20"/>
              </w:rPr>
              <w:t>Creating or Modifying Dynamics Reports or Inquiries</w:t>
            </w:r>
          </w:p>
        </w:tc>
        <w:tc>
          <w:tcPr>
            <w:tcW w:w="4976" w:type="dxa"/>
          </w:tcPr>
          <w:p w14:paraId="681C9E43" w14:textId="4E9BAC5D" w:rsidR="00431808" w:rsidRPr="00E14150" w:rsidRDefault="00431808" w:rsidP="00431808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C00000"/>
                <w:sz w:val="22"/>
                <w:lang w:val="en-AU"/>
              </w:rPr>
            </w:pPr>
            <w:r w:rsidRPr="00E14150">
              <w:rPr>
                <w:rFonts w:cs="Segoe UI"/>
                <w:i/>
                <w:color w:val="C00000"/>
                <w:sz w:val="22"/>
                <w:lang w:val="en-AU"/>
              </w:rPr>
              <w:t>N</w:t>
            </w:r>
          </w:p>
        </w:tc>
      </w:tr>
    </w:tbl>
    <w:p w14:paraId="1BF57A62" w14:textId="77777777" w:rsidR="00431808" w:rsidRPr="00AA54CD" w:rsidRDefault="00431808" w:rsidP="00431808">
      <w:pPr>
        <w:spacing w:after="200"/>
        <w:rPr>
          <w:rFonts w:cs="Segoe UI"/>
          <w:i/>
          <w:iCs/>
          <w:color w:val="1F497D" w:themeColor="text2"/>
          <w:sz w:val="18"/>
          <w:szCs w:val="18"/>
        </w:rPr>
      </w:pPr>
      <w:r w:rsidRPr="00AA54CD">
        <w:rPr>
          <w:rFonts w:cs="Segoe UI"/>
          <w:i/>
          <w:iCs/>
          <w:color w:val="1F497D" w:themeColor="text2"/>
          <w:sz w:val="18"/>
          <w:szCs w:val="18"/>
        </w:rPr>
        <w:t xml:space="preserve">Table </w:t>
      </w:r>
      <w:r w:rsidRPr="00AA54CD">
        <w:rPr>
          <w:rFonts w:cs="Segoe UI"/>
          <w:i/>
          <w:iCs/>
          <w:color w:val="1F497D" w:themeColor="text2"/>
          <w:sz w:val="18"/>
          <w:szCs w:val="18"/>
        </w:rPr>
        <w:fldChar w:fldCharType="begin"/>
      </w:r>
      <w:r w:rsidRPr="00AA54CD">
        <w:rPr>
          <w:rFonts w:cs="Segoe UI"/>
          <w:i/>
          <w:iCs/>
          <w:color w:val="1F497D" w:themeColor="text2"/>
          <w:sz w:val="18"/>
          <w:szCs w:val="18"/>
        </w:rPr>
        <w:instrText xml:space="preserve"> SEQ Table \* ARABIC </w:instrText>
      </w:r>
      <w:r w:rsidRPr="00AA54CD">
        <w:rPr>
          <w:rFonts w:cs="Segoe UI"/>
          <w:i/>
          <w:iCs/>
          <w:color w:val="1F497D" w:themeColor="text2"/>
          <w:sz w:val="18"/>
          <w:szCs w:val="18"/>
        </w:rPr>
        <w:fldChar w:fldCharType="separate"/>
      </w:r>
      <w:r w:rsidRPr="00AA54CD">
        <w:rPr>
          <w:rFonts w:cs="Segoe UI"/>
          <w:i/>
          <w:iCs/>
          <w:noProof/>
          <w:color w:val="1F497D" w:themeColor="text2"/>
          <w:sz w:val="18"/>
          <w:szCs w:val="18"/>
        </w:rPr>
        <w:t>1</w:t>
      </w:r>
      <w:r w:rsidRPr="00AA54CD">
        <w:rPr>
          <w:rFonts w:cs="Segoe UI"/>
          <w:i/>
          <w:iCs/>
          <w:noProof/>
          <w:color w:val="1F497D" w:themeColor="text2"/>
          <w:sz w:val="18"/>
          <w:szCs w:val="18"/>
        </w:rPr>
        <w:fldChar w:fldCharType="end"/>
      </w:r>
      <w:r w:rsidRPr="00AA54CD">
        <w:rPr>
          <w:rFonts w:cs="Segoe UI"/>
          <w:i/>
          <w:iCs/>
          <w:color w:val="1F497D" w:themeColor="text2"/>
          <w:sz w:val="18"/>
          <w:szCs w:val="18"/>
        </w:rPr>
        <w:t>: FDD / Design Classification</w:t>
      </w:r>
    </w:p>
    <w:p w14:paraId="3982E547" w14:textId="77777777" w:rsidR="00E4418C" w:rsidRDefault="00E4418C"/>
    <w:p w14:paraId="3982E548" w14:textId="77777777" w:rsidR="00E4418C" w:rsidRDefault="00E4418C"/>
    <w:p w14:paraId="3982E549" w14:textId="77777777" w:rsidR="00E4418C" w:rsidRDefault="00E4418C"/>
    <w:p w14:paraId="3982E54A" w14:textId="77777777" w:rsidR="00E4418C" w:rsidRDefault="00E4418C"/>
    <w:p w14:paraId="2B28F4FB" w14:textId="19B200F9" w:rsidR="00A33D6F" w:rsidRDefault="00BF755A">
      <w:pPr>
        <w:pStyle w:val="Heading1"/>
      </w:pPr>
      <w:bookmarkStart w:id="205" w:name="_Introduction"/>
      <w:bookmarkStart w:id="206" w:name="_Toc297818577"/>
      <w:bookmarkStart w:id="207" w:name="_Toc297879421"/>
      <w:bookmarkStart w:id="208" w:name="_Toc369862286"/>
      <w:bookmarkStart w:id="209" w:name="_Toc106367572"/>
      <w:bookmarkEnd w:id="205"/>
      <w:bookmarkEnd w:id="206"/>
      <w:bookmarkEnd w:id="207"/>
      <w:r>
        <w:lastRenderedPageBreak/>
        <w:t>Design Scope</w:t>
      </w:r>
      <w:bookmarkEnd w:id="209"/>
    </w:p>
    <w:p w14:paraId="5CDC04FB" w14:textId="273F2FD9" w:rsidR="009D63EB" w:rsidRDefault="009D63EB" w:rsidP="009D63EB"/>
    <w:p w14:paraId="69634FDF" w14:textId="77777777" w:rsidR="009D63EB" w:rsidRPr="00AA54CD" w:rsidRDefault="009D63EB" w:rsidP="00E14150">
      <w:pPr>
        <w:pStyle w:val="Chaptersubheaders"/>
      </w:pPr>
      <w:r w:rsidRPr="00E14150">
        <w:t>Please list the relevant gap/fit requirements to be discussed in the scope of this FDD.</w:t>
      </w:r>
    </w:p>
    <w:p w14:paraId="3E1B6CF3" w14:textId="0B9A1096" w:rsidR="009D63EB" w:rsidRDefault="009D63EB" w:rsidP="009D63E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388"/>
        <w:gridCol w:w="7492"/>
      </w:tblGrid>
      <w:tr w:rsidR="00A360F0" w:rsidRPr="00D02FD6" w14:paraId="10479E9F" w14:textId="77777777" w:rsidTr="00496010">
        <w:tc>
          <w:tcPr>
            <w:tcW w:w="1555" w:type="dxa"/>
          </w:tcPr>
          <w:p w14:paraId="1615B694" w14:textId="77777777" w:rsidR="00A360F0" w:rsidRPr="00D02FD6" w:rsidRDefault="00A360F0" w:rsidP="00496010">
            <w:pPr>
              <w:rPr>
                <w:rFonts w:cs="Segoe UI"/>
                <w:b/>
                <w:sz w:val="20"/>
              </w:rPr>
            </w:pPr>
            <w:r w:rsidRPr="00D02FD6">
              <w:rPr>
                <w:rFonts w:cs="Segoe UI"/>
                <w:b/>
                <w:sz w:val="20"/>
              </w:rPr>
              <w:t>Req</w:t>
            </w:r>
            <w:r>
              <w:rPr>
                <w:rFonts w:cs="Segoe UI"/>
                <w:b/>
                <w:sz w:val="20"/>
              </w:rPr>
              <w:t xml:space="preserve"> ID</w:t>
            </w:r>
          </w:p>
        </w:tc>
        <w:tc>
          <w:tcPr>
            <w:tcW w:w="1388" w:type="dxa"/>
          </w:tcPr>
          <w:p w14:paraId="5A0A01F0" w14:textId="77777777" w:rsidR="00A360F0" w:rsidRPr="00D02FD6" w:rsidRDefault="00A360F0" w:rsidP="00496010">
            <w:pPr>
              <w:rPr>
                <w:rFonts w:cs="Segoe UI"/>
                <w:b/>
                <w:sz w:val="20"/>
              </w:rPr>
            </w:pPr>
            <w:r>
              <w:rPr>
                <w:rFonts w:cs="Segoe UI"/>
                <w:b/>
                <w:sz w:val="20"/>
              </w:rPr>
              <w:t>CR ID</w:t>
            </w:r>
          </w:p>
        </w:tc>
        <w:tc>
          <w:tcPr>
            <w:tcW w:w="7492" w:type="dxa"/>
          </w:tcPr>
          <w:p w14:paraId="4CF93A8A" w14:textId="77777777" w:rsidR="00A360F0" w:rsidRPr="00D02FD6" w:rsidRDefault="00A360F0" w:rsidP="00496010">
            <w:pPr>
              <w:rPr>
                <w:rFonts w:cs="Segoe UI"/>
                <w:b/>
                <w:sz w:val="20"/>
              </w:rPr>
            </w:pPr>
            <w:r>
              <w:rPr>
                <w:rFonts w:cs="Segoe UI"/>
                <w:b/>
                <w:sz w:val="20"/>
              </w:rPr>
              <w:t>Requirements and Business Rules</w:t>
            </w:r>
          </w:p>
        </w:tc>
      </w:tr>
      <w:tr w:rsidR="00A360F0" w:rsidRPr="00471D71" w14:paraId="68505B02" w14:textId="77777777" w:rsidTr="00496010">
        <w:tc>
          <w:tcPr>
            <w:tcW w:w="1555" w:type="dxa"/>
            <w:vAlign w:val="bottom"/>
          </w:tcPr>
          <w:p w14:paraId="269CEF1D" w14:textId="030AF0A9" w:rsidR="00A360F0" w:rsidRPr="00A3779B" w:rsidRDefault="00A360F0" w:rsidP="0049601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826818</w:t>
            </w:r>
          </w:p>
        </w:tc>
        <w:tc>
          <w:tcPr>
            <w:tcW w:w="1388" w:type="dxa"/>
            <w:vAlign w:val="bottom"/>
          </w:tcPr>
          <w:p w14:paraId="6D8DEB99" w14:textId="77777777" w:rsidR="00A360F0" w:rsidRPr="00471D71" w:rsidRDefault="00A360F0" w:rsidP="00496010">
            <w:pPr>
              <w:rPr>
                <w:rFonts w:cs="Segoe UI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Document Deliverable</w:t>
            </w:r>
          </w:p>
        </w:tc>
        <w:tc>
          <w:tcPr>
            <w:tcW w:w="7492" w:type="dxa"/>
            <w:vAlign w:val="bottom"/>
          </w:tcPr>
          <w:p w14:paraId="78943208" w14:textId="57F2BD6C" w:rsidR="00A360F0" w:rsidRPr="00083BD8" w:rsidRDefault="00A360F0" w:rsidP="00496010">
            <w:pPr>
              <w:rPr>
                <w:rFonts w:ascii="Calibri" w:hAnsi="Calibri" w:cs="Calibri"/>
                <w:color w:val="000000"/>
              </w:rPr>
            </w:pPr>
            <w:r w:rsidRPr="00A360F0">
              <w:rPr>
                <w:rFonts w:ascii="Calibri" w:hAnsi="Calibri" w:cs="Calibri"/>
                <w:color w:val="000000"/>
                <w:sz w:val="22"/>
              </w:rPr>
              <w:t>CC</w:t>
            </w:r>
            <w:proofErr w:type="gramStart"/>
            <w:r w:rsidRPr="00A360F0">
              <w:rPr>
                <w:rFonts w:ascii="Calibri" w:hAnsi="Calibri" w:cs="Calibri"/>
                <w:color w:val="000000"/>
                <w:sz w:val="22"/>
              </w:rPr>
              <w:t>66 :</w:t>
            </w:r>
            <w:proofErr w:type="gramEnd"/>
            <w:r w:rsidRPr="00A360F0">
              <w:rPr>
                <w:rFonts w:ascii="Calibri" w:hAnsi="Calibri" w:cs="Calibri"/>
                <w:color w:val="000000"/>
                <w:sz w:val="22"/>
              </w:rPr>
              <w:t xml:space="preserve"> Restrict editing direct delivery Sales lines</w:t>
            </w:r>
          </w:p>
        </w:tc>
      </w:tr>
      <w:tr w:rsidR="00A360F0" w:rsidRPr="00471D71" w14:paraId="3AA1182C" w14:textId="77777777" w:rsidTr="00496010">
        <w:tc>
          <w:tcPr>
            <w:tcW w:w="1555" w:type="dxa"/>
            <w:shd w:val="clear" w:color="auto" w:fill="auto"/>
            <w:vAlign w:val="bottom"/>
          </w:tcPr>
          <w:p w14:paraId="6DC0508A" w14:textId="30A87662" w:rsidR="00A360F0" w:rsidRPr="00AA54CD" w:rsidRDefault="00A360F0" w:rsidP="00496010">
            <w:pPr>
              <w:rPr>
                <w:rFonts w:cs="Segoe UI"/>
              </w:rPr>
            </w:pPr>
            <w:r>
              <w:rPr>
                <w:rFonts w:cs="Segoe UI"/>
              </w:rPr>
              <w:t>825137</w:t>
            </w:r>
          </w:p>
        </w:tc>
        <w:tc>
          <w:tcPr>
            <w:tcW w:w="1388" w:type="dxa"/>
            <w:vAlign w:val="bottom"/>
          </w:tcPr>
          <w:p w14:paraId="05DE9ECB" w14:textId="77777777" w:rsidR="00A360F0" w:rsidRPr="00471D71" w:rsidRDefault="00A360F0" w:rsidP="00496010">
            <w:pPr>
              <w:rPr>
                <w:rFonts w:cs="Segoe UI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Requirement</w:t>
            </w:r>
          </w:p>
        </w:tc>
        <w:tc>
          <w:tcPr>
            <w:tcW w:w="7492" w:type="dxa"/>
            <w:vAlign w:val="bottom"/>
          </w:tcPr>
          <w:p w14:paraId="487E9183" w14:textId="2C76B6C7" w:rsidR="00A360F0" w:rsidRPr="007F2F12" w:rsidRDefault="00A360F0" w:rsidP="00496010">
            <w:pPr>
              <w:rPr>
                <w:rFonts w:cs="Segoe UI"/>
              </w:rPr>
            </w:pPr>
            <w:r w:rsidRPr="00A360F0">
              <w:rPr>
                <w:rFonts w:ascii="Calibri" w:hAnsi="Calibri" w:cs="Calibri"/>
                <w:color w:val="000000"/>
                <w:sz w:val="22"/>
              </w:rPr>
              <w:t>Ability to restrict editing direct delivery (DS) line items - BackOffice and POS</w:t>
            </w:r>
          </w:p>
        </w:tc>
      </w:tr>
      <w:tr w:rsidR="00A360F0" w:rsidRPr="00471D71" w14:paraId="4B94036E" w14:textId="77777777" w:rsidTr="00496010">
        <w:tc>
          <w:tcPr>
            <w:tcW w:w="1555" w:type="dxa"/>
            <w:shd w:val="clear" w:color="auto" w:fill="auto"/>
            <w:vAlign w:val="bottom"/>
          </w:tcPr>
          <w:p w14:paraId="512911B2" w14:textId="12DBFB88" w:rsidR="00A360F0" w:rsidRPr="00AA54CD" w:rsidRDefault="00A360F0" w:rsidP="00496010">
            <w:pPr>
              <w:rPr>
                <w:rFonts w:cs="Segoe UI"/>
              </w:rPr>
            </w:pPr>
          </w:p>
        </w:tc>
        <w:tc>
          <w:tcPr>
            <w:tcW w:w="1388" w:type="dxa"/>
            <w:vAlign w:val="bottom"/>
          </w:tcPr>
          <w:p w14:paraId="2F98BEF8" w14:textId="7706EBD7" w:rsidR="00A360F0" w:rsidRPr="00471D71" w:rsidRDefault="00A360F0" w:rsidP="00496010">
            <w:pPr>
              <w:rPr>
                <w:rFonts w:cs="Segoe UI"/>
              </w:rPr>
            </w:pPr>
          </w:p>
        </w:tc>
        <w:tc>
          <w:tcPr>
            <w:tcW w:w="7492" w:type="dxa"/>
            <w:vAlign w:val="bottom"/>
          </w:tcPr>
          <w:p w14:paraId="11E2F9C0" w14:textId="614EB467" w:rsidR="00A360F0" w:rsidRPr="007F2F12" w:rsidRDefault="00A360F0" w:rsidP="00496010">
            <w:pPr>
              <w:rPr>
                <w:rFonts w:cs="Segoe UI"/>
              </w:rPr>
            </w:pPr>
          </w:p>
        </w:tc>
      </w:tr>
    </w:tbl>
    <w:p w14:paraId="307B1113" w14:textId="77777777" w:rsidR="00A360F0" w:rsidRPr="009D63EB" w:rsidRDefault="00A360F0" w:rsidP="009D63EB"/>
    <w:p w14:paraId="61D5258E" w14:textId="3DCA1AEC" w:rsidR="0041767E" w:rsidRDefault="00E63A38" w:rsidP="006708C8">
      <w:pPr>
        <w:pStyle w:val="Heading1"/>
      </w:pPr>
      <w:bookmarkStart w:id="210" w:name="_Toc106367573"/>
      <w:r>
        <w:lastRenderedPageBreak/>
        <w:t>Assumptions and Constraints</w:t>
      </w:r>
      <w:bookmarkEnd w:id="210"/>
    </w:p>
    <w:p w14:paraId="0D77B7F7" w14:textId="00C16B90" w:rsidR="0041767E" w:rsidRDefault="0041767E" w:rsidP="0041767E"/>
    <w:p w14:paraId="65E1072A" w14:textId="6E97803C" w:rsidR="0041767E" w:rsidRDefault="0041767E" w:rsidP="00E14150">
      <w:pPr>
        <w:pStyle w:val="Chaptersubheaders"/>
      </w:pPr>
      <w:r>
        <w:t>Please list any design assumptions or constraints.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2"/>
        <w:gridCol w:w="8875"/>
      </w:tblGrid>
      <w:tr w:rsidR="0041767E" w:rsidRPr="00D412D6" w14:paraId="2A5E52C3" w14:textId="77777777" w:rsidTr="009A6F40">
        <w:tc>
          <w:tcPr>
            <w:tcW w:w="1417" w:type="dxa"/>
          </w:tcPr>
          <w:p w14:paraId="6199958B" w14:textId="77777777" w:rsidR="0041767E" w:rsidRPr="00D412D6" w:rsidRDefault="0041767E" w:rsidP="009A6F40">
            <w:pPr>
              <w:jc w:val="center"/>
              <w:rPr>
                <w:rFonts w:cs="Segoe UI"/>
                <w:b/>
                <w:sz w:val="22"/>
                <w:lang w:val="en-AU"/>
              </w:rPr>
            </w:pPr>
            <w:r w:rsidRPr="00D412D6">
              <w:rPr>
                <w:rFonts w:cs="Segoe UI"/>
                <w:b/>
                <w:sz w:val="22"/>
                <w:lang w:val="en-AU"/>
              </w:rPr>
              <w:t>Assumption#</w:t>
            </w:r>
          </w:p>
        </w:tc>
        <w:tc>
          <w:tcPr>
            <w:tcW w:w="8928" w:type="dxa"/>
          </w:tcPr>
          <w:p w14:paraId="5C0AEE21" w14:textId="77777777" w:rsidR="0041767E" w:rsidRPr="00D412D6" w:rsidRDefault="0041767E" w:rsidP="009A6F40">
            <w:pPr>
              <w:rPr>
                <w:rFonts w:cs="Segoe UI"/>
                <w:b/>
                <w:sz w:val="22"/>
                <w:lang w:val="en-AU"/>
              </w:rPr>
            </w:pPr>
            <w:r w:rsidRPr="00D412D6">
              <w:rPr>
                <w:rFonts w:cs="Segoe UI"/>
                <w:b/>
                <w:sz w:val="22"/>
                <w:lang w:val="en-AU"/>
              </w:rPr>
              <w:t>Assumption description</w:t>
            </w:r>
          </w:p>
        </w:tc>
      </w:tr>
      <w:tr w:rsidR="0041767E" w:rsidRPr="00D412D6" w14:paraId="02455A0B" w14:textId="77777777" w:rsidTr="009A6F40">
        <w:tc>
          <w:tcPr>
            <w:tcW w:w="1417" w:type="dxa"/>
          </w:tcPr>
          <w:p w14:paraId="7F99D675" w14:textId="77777777" w:rsidR="0041767E" w:rsidRPr="00D412D6" w:rsidRDefault="0041767E" w:rsidP="009A6F40">
            <w:pPr>
              <w:jc w:val="center"/>
              <w:rPr>
                <w:rFonts w:cs="Segoe UI"/>
                <w:sz w:val="22"/>
                <w:lang w:val="en-AU"/>
              </w:rPr>
            </w:pPr>
            <w:r w:rsidRPr="00D412D6">
              <w:rPr>
                <w:rFonts w:cs="Segoe UI"/>
                <w:sz w:val="22"/>
                <w:lang w:val="en-AU"/>
              </w:rPr>
              <w:t>1</w:t>
            </w:r>
          </w:p>
        </w:tc>
        <w:tc>
          <w:tcPr>
            <w:tcW w:w="8928" w:type="dxa"/>
          </w:tcPr>
          <w:p w14:paraId="52D56DB3" w14:textId="77777777" w:rsidR="0041767E" w:rsidRDefault="009B787D" w:rsidP="009B787D">
            <w:pPr>
              <w:rPr>
                <w:rFonts w:cs="Segoe UI"/>
                <w:sz w:val="22"/>
                <w:lang w:val="en-AU"/>
              </w:rPr>
            </w:pPr>
            <w:r>
              <w:rPr>
                <w:rFonts w:cs="Segoe UI"/>
                <w:sz w:val="22"/>
                <w:lang w:val="en-AU"/>
              </w:rPr>
              <w:t xml:space="preserve">Only restricting the required changes. </w:t>
            </w:r>
          </w:p>
          <w:p w14:paraId="688CF2A4" w14:textId="00034BD4" w:rsidR="009B787D" w:rsidRPr="00D412D6" w:rsidRDefault="009B787D" w:rsidP="009B787D">
            <w:pPr>
              <w:rPr>
                <w:rFonts w:cs="Segoe UI"/>
                <w:sz w:val="22"/>
                <w:lang w:val="en-AU"/>
              </w:rPr>
            </w:pPr>
            <w:r>
              <w:rPr>
                <w:rFonts w:cs="Segoe UI"/>
                <w:sz w:val="22"/>
                <w:lang w:val="en-AU"/>
              </w:rPr>
              <w:t>The options to negate restrictions based on higher privileges is not in scope.</w:t>
            </w:r>
          </w:p>
        </w:tc>
      </w:tr>
      <w:tr w:rsidR="0041767E" w:rsidRPr="00D412D6" w14:paraId="776CA443" w14:textId="77777777" w:rsidTr="009A6F40">
        <w:tc>
          <w:tcPr>
            <w:tcW w:w="1417" w:type="dxa"/>
          </w:tcPr>
          <w:p w14:paraId="399C1104" w14:textId="77777777" w:rsidR="0041767E" w:rsidRPr="00D412D6" w:rsidRDefault="0041767E" w:rsidP="009A6F40">
            <w:pPr>
              <w:jc w:val="center"/>
              <w:rPr>
                <w:rFonts w:cs="Segoe UI"/>
                <w:sz w:val="22"/>
                <w:lang w:val="en-AU"/>
              </w:rPr>
            </w:pPr>
            <w:r w:rsidRPr="00D412D6">
              <w:rPr>
                <w:rFonts w:cs="Segoe UI"/>
                <w:sz w:val="22"/>
                <w:lang w:val="en-AU"/>
              </w:rPr>
              <w:t>2</w:t>
            </w:r>
          </w:p>
        </w:tc>
        <w:tc>
          <w:tcPr>
            <w:tcW w:w="8928" w:type="dxa"/>
          </w:tcPr>
          <w:p w14:paraId="3345A910" w14:textId="77777777" w:rsidR="0041767E" w:rsidRPr="00D412D6" w:rsidRDefault="0041767E" w:rsidP="009A6F40">
            <w:pPr>
              <w:rPr>
                <w:rFonts w:cs="Segoe UI"/>
                <w:sz w:val="22"/>
                <w:lang w:val="en-AU"/>
              </w:rPr>
            </w:pPr>
          </w:p>
          <w:p w14:paraId="127396CB" w14:textId="77777777" w:rsidR="0041767E" w:rsidRPr="00D412D6" w:rsidRDefault="0041767E" w:rsidP="009A6F40">
            <w:pPr>
              <w:rPr>
                <w:rFonts w:cs="Segoe UI"/>
                <w:sz w:val="22"/>
                <w:lang w:val="en-AU"/>
              </w:rPr>
            </w:pPr>
          </w:p>
        </w:tc>
      </w:tr>
    </w:tbl>
    <w:p w14:paraId="185FE625" w14:textId="46FF6C16" w:rsidR="00FA169C" w:rsidRDefault="00FA169C" w:rsidP="00FA169C">
      <w:pPr>
        <w:pStyle w:val="Heading1"/>
      </w:pPr>
      <w:bookmarkStart w:id="211" w:name="_Toc106367574"/>
      <w:r>
        <w:lastRenderedPageBreak/>
        <w:t>Design</w:t>
      </w:r>
      <w:bookmarkEnd w:id="211"/>
      <w:r w:rsidR="00187636">
        <w:t xml:space="preserve"> </w:t>
      </w:r>
    </w:p>
    <w:p w14:paraId="3236648D" w14:textId="7BED46F8" w:rsidR="00187636" w:rsidRDefault="00187636" w:rsidP="005E597A">
      <w:pPr>
        <w:pStyle w:val="NoSpacing"/>
        <w:rPr>
          <w:rFonts w:eastAsiaTheme="minorEastAsia"/>
        </w:rPr>
      </w:pPr>
    </w:p>
    <w:p w14:paraId="4B54E86A" w14:textId="47B2B3C6" w:rsidR="00E63A38" w:rsidRDefault="00E63A38" w:rsidP="00AA54CD">
      <w:pPr>
        <w:pStyle w:val="Heading2"/>
      </w:pPr>
      <w:bookmarkStart w:id="212" w:name="_Toc106367575"/>
      <w:r>
        <w:t>Process Definition</w:t>
      </w:r>
      <w:r w:rsidR="009D63EB">
        <w:t xml:space="preserve"> / Business Process Flows</w:t>
      </w:r>
      <w:bookmarkEnd w:id="212"/>
    </w:p>
    <w:p w14:paraId="7BBF9BDD" w14:textId="65526845" w:rsidR="009C692F" w:rsidRDefault="009C692F" w:rsidP="009C692F">
      <w:pPr>
        <w:pStyle w:val="Heading3"/>
      </w:pPr>
      <w:bookmarkStart w:id="213" w:name="_Toc106367576"/>
      <w:r>
        <w:t>HQ (Call center/back office)</w:t>
      </w:r>
      <w:bookmarkEnd w:id="213"/>
    </w:p>
    <w:p w14:paraId="257717ED" w14:textId="60970C13" w:rsidR="00444FE2" w:rsidRDefault="00444FE2" w:rsidP="00444FE2"/>
    <w:p w14:paraId="1DB726DF" w14:textId="6AB7E785" w:rsidR="00444FE2" w:rsidRDefault="00444FE2" w:rsidP="00444FE2">
      <w:r>
        <w:t>Add a new fast tab and parameter here:</w:t>
      </w:r>
      <w:r>
        <w:br/>
      </w:r>
      <w:r>
        <w:rPr>
          <w:noProof/>
        </w:rPr>
        <w:drawing>
          <wp:inline distT="0" distB="0" distL="0" distR="0" wp14:anchorId="16DEB13C" wp14:editId="66E7EE90">
            <wp:extent cx="5534025" cy="3633835"/>
            <wp:effectExtent l="0" t="0" r="0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6426" cy="364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D806" w14:textId="42211793" w:rsidR="00444FE2" w:rsidRDefault="00444FE2" w:rsidP="00444FE2"/>
    <w:p w14:paraId="0A92417D" w14:textId="26303DC1" w:rsidR="00444FE2" w:rsidRDefault="00444FE2" w:rsidP="00444FE2">
      <w:r>
        <w:t>When this “Restrict edit for Direct delivery sales lines” is enabled, AND the Legal entity “Is Home Store Company” = Yes</w:t>
      </w:r>
    </w:p>
    <w:p w14:paraId="5895CAB8" w14:textId="4FD2E546" w:rsidR="00444FE2" w:rsidRDefault="00444FE2" w:rsidP="00444FE2">
      <w:r>
        <w:rPr>
          <w:noProof/>
        </w:rPr>
        <w:drawing>
          <wp:inline distT="0" distB="0" distL="0" distR="0" wp14:anchorId="68B29B39" wp14:editId="26F9D005">
            <wp:extent cx="4409524" cy="1371429"/>
            <wp:effectExtent l="0" t="0" r="0" b="635"/>
            <wp:docPr id="5" name="Picture 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81C4" w14:textId="30470444" w:rsidR="00444FE2" w:rsidRPr="00444FE2" w:rsidRDefault="00444FE2" w:rsidP="00444FE2">
      <w:r>
        <w:t xml:space="preserve">Then, the following logic for back office must be </w:t>
      </w:r>
      <w:r w:rsidR="00767A42">
        <w:t>enforced (for POS enforce always regardless of the two parameters above)</w:t>
      </w:r>
      <w:r>
        <w:t>:</w:t>
      </w:r>
    </w:p>
    <w:p w14:paraId="36DBD5B5" w14:textId="22A5EA67" w:rsidR="009C692F" w:rsidRDefault="00371F69" w:rsidP="00371F69">
      <w:pPr>
        <w:pStyle w:val="ListParagraph"/>
        <w:numPr>
          <w:ilvl w:val="0"/>
          <w:numId w:val="33"/>
        </w:numPr>
      </w:pPr>
      <w:r>
        <w:t>Once a Sales order line’s “Direct delivery” toggle (shown below) is enabled then:</w:t>
      </w:r>
    </w:p>
    <w:p w14:paraId="231D0643" w14:textId="75ECDDCF" w:rsidR="00E66427" w:rsidRPr="00E66427" w:rsidRDefault="00E66427" w:rsidP="00E66427">
      <w:pPr>
        <w:pStyle w:val="ListParagraph"/>
        <w:numPr>
          <w:ilvl w:val="1"/>
          <w:numId w:val="33"/>
        </w:numPr>
      </w:pPr>
      <w:r>
        <w:t xml:space="preserve">Prevent the line qty from being reduced. And raise the message 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"You cannot make changes to a direct delivery line item.  Please contact the Centralized Office with your request"</w:t>
      </w:r>
    </w:p>
    <w:p w14:paraId="1B063BE6" w14:textId="669CAD2D" w:rsidR="00E66427" w:rsidRDefault="00E66427" w:rsidP="00E66427">
      <w:r>
        <w:rPr>
          <w:noProof/>
        </w:rPr>
        <w:lastRenderedPageBreak/>
        <w:drawing>
          <wp:inline distT="0" distB="0" distL="0" distR="0" wp14:anchorId="23AC8B7D" wp14:editId="329CA806">
            <wp:extent cx="6646545" cy="6864350"/>
            <wp:effectExtent l="0" t="0" r="1905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6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736B" w14:textId="77777777" w:rsidR="00C31955" w:rsidRDefault="00C31955">
      <w:pPr>
        <w:rPr>
          <w:rFonts w:ascii="Arial" w:eastAsia="Arial" w:hAnsi="Arial" w:cs="Arial"/>
          <w:sz w:val="20"/>
          <w:lang w:val="en-AU" w:eastAsia="ja-JP"/>
        </w:rPr>
      </w:pPr>
      <w:r>
        <w:br w:type="page"/>
      </w:r>
    </w:p>
    <w:p w14:paraId="521E29FD" w14:textId="0F1EC6A3" w:rsidR="00371F69" w:rsidRDefault="00371F69" w:rsidP="00371F69">
      <w:pPr>
        <w:pStyle w:val="ListParagraph"/>
        <w:numPr>
          <w:ilvl w:val="1"/>
          <w:numId w:val="33"/>
        </w:numPr>
      </w:pPr>
      <w:r>
        <w:lastRenderedPageBreak/>
        <w:t xml:space="preserve">Prevent the line from being </w:t>
      </w:r>
      <w:r w:rsidR="00941DA9">
        <w:t xml:space="preserve">cancelled. </w:t>
      </w:r>
      <w:r w:rsidR="004A0AD3">
        <w:t xml:space="preserve">And raise </w:t>
      </w:r>
      <w:r w:rsidR="00E66427">
        <w:t xml:space="preserve">the </w:t>
      </w:r>
      <w:r w:rsidR="004A0AD3">
        <w:t>message</w:t>
      </w:r>
      <w:r w:rsidR="00E66427">
        <w:t>.</w:t>
      </w:r>
    </w:p>
    <w:p w14:paraId="2AB70AF2" w14:textId="27DC603C" w:rsidR="00C31955" w:rsidRDefault="00C31955" w:rsidP="00C31955">
      <w:r>
        <w:rPr>
          <w:noProof/>
        </w:rPr>
        <w:drawing>
          <wp:inline distT="0" distB="0" distL="0" distR="0" wp14:anchorId="4C649E76" wp14:editId="5F3623CA">
            <wp:extent cx="6646545" cy="6345555"/>
            <wp:effectExtent l="0" t="0" r="190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63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3344" w14:textId="77777777" w:rsidR="00C31955" w:rsidRDefault="00C31955">
      <w:pPr>
        <w:rPr>
          <w:rFonts w:ascii="Arial" w:eastAsia="Arial" w:hAnsi="Arial" w:cs="Arial"/>
          <w:sz w:val="20"/>
          <w:lang w:val="en-AU" w:eastAsia="ja-JP"/>
        </w:rPr>
      </w:pPr>
      <w:r>
        <w:br w:type="page"/>
      </w:r>
    </w:p>
    <w:p w14:paraId="238DBDCB" w14:textId="3B07DA58" w:rsidR="00E66427" w:rsidRDefault="00E66427" w:rsidP="00E66427">
      <w:pPr>
        <w:pStyle w:val="ListParagraph"/>
        <w:numPr>
          <w:ilvl w:val="1"/>
          <w:numId w:val="33"/>
        </w:numPr>
      </w:pPr>
      <w:r>
        <w:lastRenderedPageBreak/>
        <w:t>Prevent changes to the delivery address for this line. And raise the same message.</w:t>
      </w:r>
    </w:p>
    <w:p w14:paraId="3E74AB2C" w14:textId="6C929499" w:rsidR="00213161" w:rsidRPr="00C31955" w:rsidRDefault="00E66427" w:rsidP="00213161">
      <w:pPr>
        <w:pStyle w:val="ListParagraph"/>
        <w:numPr>
          <w:ilvl w:val="2"/>
          <w:numId w:val="33"/>
        </w:numPr>
      </w:pPr>
      <w:r>
        <w:t>Note: Changing the Header delivery address is allowed but it should not be applied to Direct delivery lines.</w:t>
      </w:r>
    </w:p>
    <w:p w14:paraId="2370407B" w14:textId="7BCB3401" w:rsidR="00213161" w:rsidRDefault="00C31955">
      <w:pPr>
        <w:rPr>
          <w:rFonts w:ascii="Arial" w:eastAsia="Arial" w:hAnsi="Arial" w:cs="Arial"/>
          <w:sz w:val="20"/>
          <w:lang w:val="en-AU" w:eastAsia="ja-JP"/>
        </w:rPr>
      </w:pPr>
      <w:r>
        <w:rPr>
          <w:noProof/>
        </w:rPr>
        <w:drawing>
          <wp:inline distT="0" distB="0" distL="0" distR="0" wp14:anchorId="3D9706E5" wp14:editId="12F891AB">
            <wp:extent cx="6254750" cy="862012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161">
        <w:br w:type="page"/>
      </w:r>
    </w:p>
    <w:p w14:paraId="0807029A" w14:textId="2169B93B" w:rsidR="00213161" w:rsidRDefault="00213161" w:rsidP="00213161"/>
    <w:p w14:paraId="15701F08" w14:textId="275FABEA" w:rsidR="009C692F" w:rsidRDefault="009C692F" w:rsidP="009C692F"/>
    <w:p w14:paraId="3D741E6C" w14:textId="2ABFEB41" w:rsidR="005472F7" w:rsidRDefault="005472F7" w:rsidP="009C692F"/>
    <w:p w14:paraId="6728C4A1" w14:textId="64F90F5B" w:rsidR="005472F7" w:rsidRDefault="005472F7" w:rsidP="009C692F"/>
    <w:p w14:paraId="69AAE9EA" w14:textId="77777777" w:rsidR="009C692F" w:rsidRPr="009C692F" w:rsidRDefault="009C692F" w:rsidP="009C692F"/>
    <w:p w14:paraId="5FB22FB3" w14:textId="375C2701" w:rsidR="009C692F" w:rsidRDefault="009C692F">
      <w:pPr>
        <w:pStyle w:val="Heading3"/>
      </w:pPr>
      <w:bookmarkStart w:id="214" w:name="_Toc106367577"/>
      <w:r>
        <w:t>POS</w:t>
      </w:r>
      <w:bookmarkEnd w:id="214"/>
    </w:p>
    <w:p w14:paraId="65512129" w14:textId="74720CE4" w:rsidR="00B20E53" w:rsidRDefault="00B20E53" w:rsidP="00B20E53"/>
    <w:p w14:paraId="56656F5A" w14:textId="3FBC77C0" w:rsidR="00B20E53" w:rsidRDefault="008B296C" w:rsidP="00B20E53">
      <w:pPr>
        <w:pStyle w:val="ListParagraph"/>
        <w:numPr>
          <w:ilvl w:val="0"/>
          <w:numId w:val="33"/>
        </w:numPr>
      </w:pPr>
      <w:r>
        <w:t>In the POS, for a recalled order</w:t>
      </w:r>
      <w:r w:rsidR="0070395C">
        <w:t>, for any Direct delivery lines</w:t>
      </w:r>
      <w:r w:rsidR="003D0707">
        <w:t>:</w:t>
      </w:r>
    </w:p>
    <w:p w14:paraId="0D916E61" w14:textId="58FE5470" w:rsidR="00E66427" w:rsidRPr="003D0707" w:rsidRDefault="00E66427" w:rsidP="00E66427">
      <w:pPr>
        <w:pStyle w:val="ListParagraph"/>
        <w:numPr>
          <w:ilvl w:val="1"/>
          <w:numId w:val="33"/>
        </w:numPr>
      </w:pPr>
      <w:r>
        <w:t xml:space="preserve">Prevent the line qty from being reduced. And raise the message 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"You cannot make changes to a direct delivery line item.  Please contact the Centralized Office with your request"</w:t>
      </w:r>
    </w:p>
    <w:p w14:paraId="2FFA3C55" w14:textId="46044939" w:rsidR="003D0707" w:rsidRDefault="003D0707" w:rsidP="003D0707">
      <w:pPr>
        <w:pStyle w:val="ListParagraph"/>
        <w:numPr>
          <w:ilvl w:val="2"/>
          <w:numId w:val="33"/>
        </w:num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POS “Set quantity” operation, to set the qty to a lower quantity.</w:t>
      </w:r>
    </w:p>
    <w:p w14:paraId="1F443CAF" w14:textId="532FC51C" w:rsidR="00E66427" w:rsidRDefault="00E66427" w:rsidP="00E66427">
      <w:pPr>
        <w:pStyle w:val="ListParagraph"/>
        <w:numPr>
          <w:ilvl w:val="1"/>
          <w:numId w:val="33"/>
        </w:numPr>
      </w:pPr>
      <w:r>
        <w:t>Prevent the line from being cancelled. And raise the message.</w:t>
      </w:r>
    </w:p>
    <w:p w14:paraId="1FD5D757" w14:textId="1CDA478B" w:rsidR="0070395C" w:rsidRDefault="003D0707" w:rsidP="0070395C">
      <w:pPr>
        <w:pStyle w:val="ListParagraph"/>
        <w:numPr>
          <w:ilvl w:val="2"/>
          <w:numId w:val="33"/>
        </w:numPr>
      </w:pPr>
      <w:r>
        <w:t>POS “Void line” or POS “Void transaction” operations.</w:t>
      </w:r>
    </w:p>
    <w:p w14:paraId="4029BCE6" w14:textId="77777777" w:rsidR="0027682D" w:rsidRDefault="00E66427" w:rsidP="0027682D">
      <w:pPr>
        <w:pStyle w:val="ListParagraph"/>
        <w:numPr>
          <w:ilvl w:val="1"/>
          <w:numId w:val="33"/>
        </w:numPr>
      </w:pPr>
      <w:r>
        <w:t>Prevent changes to the delivery address. And raise the same message.</w:t>
      </w:r>
    </w:p>
    <w:p w14:paraId="6FEF7D03" w14:textId="60F7012D" w:rsidR="00E66427" w:rsidRDefault="007D6B69" w:rsidP="0027682D">
      <w:pPr>
        <w:pStyle w:val="ListParagraph"/>
        <w:ind w:left="1440"/>
      </w:pPr>
      <w:r>
        <w:t xml:space="preserve">Note: </w:t>
      </w:r>
      <w:r w:rsidR="0027682D">
        <w:t>In POS as opposed to HQ, there is only one delivery address for the entire order and not one per line.</w:t>
      </w:r>
    </w:p>
    <w:p w14:paraId="7430F0E3" w14:textId="6137614E" w:rsidR="0027682D" w:rsidRDefault="0070395C" w:rsidP="0027682D">
      <w:pPr>
        <w:pStyle w:val="ListParagraph"/>
        <w:numPr>
          <w:ilvl w:val="2"/>
          <w:numId w:val="33"/>
        </w:numPr>
      </w:pPr>
      <w:r>
        <w:t>When user updates the customer</w:t>
      </w:r>
      <w:r w:rsidR="00E403BB">
        <w:t>’s “Primary</w:t>
      </w:r>
      <w:r>
        <w:t xml:space="preserve"> address</w:t>
      </w:r>
      <w:r w:rsidR="00E403BB">
        <w:t xml:space="preserve">” or “tries to switch </w:t>
      </w:r>
      <w:r w:rsidR="00460949">
        <w:t>the</w:t>
      </w:r>
      <w:r w:rsidR="00E403BB">
        <w:t xml:space="preserve"> </w:t>
      </w:r>
      <w:r w:rsidR="00460949">
        <w:t xml:space="preserve">primary </w:t>
      </w:r>
      <w:r w:rsidR="00E403BB">
        <w:t>address to</w:t>
      </w:r>
      <w:r w:rsidR="00460949">
        <w:t>ggle</w:t>
      </w:r>
      <w:r w:rsidR="00E403BB">
        <w:t xml:space="preserve"> </w:t>
      </w:r>
      <w:r>
        <w:t xml:space="preserve">in the POS, do not update the </w:t>
      </w:r>
      <w:r w:rsidR="003D3FF7">
        <w:t>delivery address on Direct delivery lines.</w:t>
      </w:r>
    </w:p>
    <w:p w14:paraId="5C98F348" w14:textId="3779DC28" w:rsidR="0027682D" w:rsidRDefault="003D3FF7" w:rsidP="003D3FF7">
      <w:pPr>
        <w:pStyle w:val="ListParagraph"/>
        <w:numPr>
          <w:ilvl w:val="3"/>
          <w:numId w:val="33"/>
        </w:numPr>
      </w:pPr>
      <w:r>
        <w:t>When no Direct delivery lines</w:t>
      </w:r>
      <w:r w:rsidR="003C1117">
        <w:t xml:space="preserve"> then</w:t>
      </w:r>
      <w:r>
        <w:t>, do not raise any message.</w:t>
      </w:r>
    </w:p>
    <w:p w14:paraId="493A4A31" w14:textId="217F5855" w:rsidR="003D3FF7" w:rsidRDefault="003D3FF7" w:rsidP="003D3FF7">
      <w:pPr>
        <w:pStyle w:val="ListParagraph"/>
        <w:numPr>
          <w:ilvl w:val="3"/>
          <w:numId w:val="33"/>
        </w:numPr>
      </w:pPr>
      <w:r>
        <w:t>When all lines</w:t>
      </w:r>
      <w:r w:rsidR="003C1117">
        <w:t xml:space="preserve"> are</w:t>
      </w:r>
      <w:r>
        <w:t xml:space="preserve"> Direct delivery</w:t>
      </w:r>
      <w:r w:rsidR="003C1117">
        <w:t xml:space="preserve"> then, raise the message and do not update the address. </w:t>
      </w:r>
    </w:p>
    <w:p w14:paraId="2D6C8B0C" w14:textId="27A79269" w:rsidR="003C1117" w:rsidRDefault="003C1117" w:rsidP="003D3FF7">
      <w:pPr>
        <w:pStyle w:val="ListParagraph"/>
        <w:numPr>
          <w:ilvl w:val="3"/>
          <w:numId w:val="33"/>
        </w:numPr>
      </w:pPr>
      <w:r>
        <w:t xml:space="preserve">When some Direct delivery lines, raise the message and update the address only for </w:t>
      </w:r>
      <w:proofErr w:type="gramStart"/>
      <w:r>
        <w:t>none Direct</w:t>
      </w:r>
      <w:proofErr w:type="gramEnd"/>
      <w:r>
        <w:t xml:space="preserve"> delivery lines.</w:t>
      </w:r>
    </w:p>
    <w:p w14:paraId="62A8847C" w14:textId="777DFC3D" w:rsidR="00503F75" w:rsidRDefault="00503F75" w:rsidP="00503F75"/>
    <w:p w14:paraId="3742ACEB" w14:textId="7A0DFA79" w:rsidR="00503F75" w:rsidRDefault="00503F75" w:rsidP="00503F75">
      <w:r>
        <w:rPr>
          <w:noProof/>
        </w:rPr>
        <w:drawing>
          <wp:inline distT="0" distB="0" distL="0" distR="0" wp14:anchorId="054EFE5A" wp14:editId="1C31C348">
            <wp:extent cx="4908499" cy="4184440"/>
            <wp:effectExtent l="0" t="0" r="6985" b="698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6050" cy="419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B32C" w14:textId="77777777" w:rsidR="003C1117" w:rsidRDefault="003C1117" w:rsidP="003C1117">
      <w:pPr>
        <w:pStyle w:val="ListParagraph"/>
        <w:ind w:left="2880"/>
      </w:pPr>
    </w:p>
    <w:p w14:paraId="0D00CBBE" w14:textId="77777777" w:rsidR="003D0707" w:rsidRPr="00B20E53" w:rsidRDefault="003D0707" w:rsidP="003D0707"/>
    <w:p w14:paraId="49DD8B24" w14:textId="77777777" w:rsidR="003D0707" w:rsidRDefault="003D0707">
      <w:pPr>
        <w:rPr>
          <w:sz w:val="28"/>
        </w:rPr>
      </w:pPr>
      <w:r>
        <w:br w:type="page"/>
      </w:r>
    </w:p>
    <w:p w14:paraId="1563ADB5" w14:textId="03CF26D2" w:rsidR="00B138D2" w:rsidRDefault="00B138D2" w:rsidP="00B138D2">
      <w:pPr>
        <w:pStyle w:val="Heading1"/>
      </w:pPr>
      <w:bookmarkStart w:id="215" w:name="_Toc106367578"/>
      <w:r>
        <w:lastRenderedPageBreak/>
        <w:t>Error Handling</w:t>
      </w:r>
      <w:bookmarkEnd w:id="215"/>
    </w:p>
    <w:p w14:paraId="1F06A14F" w14:textId="6EDD2EE2" w:rsidR="00B138D2" w:rsidRPr="00383AC1" w:rsidRDefault="00B138D2" w:rsidP="00E14150">
      <w:pPr>
        <w:pStyle w:val="Chaptersubheaders"/>
      </w:pPr>
      <w:r w:rsidRPr="00B138D2">
        <w:t xml:space="preserve">Document all potential error scenarios and the </w:t>
      </w:r>
      <w:r w:rsidRPr="009B3981">
        <w:t>expected messa</w:t>
      </w:r>
      <w:r w:rsidRPr="00B138D2">
        <w:t xml:space="preserve">ging for each. See example below: </w:t>
      </w:r>
    </w:p>
    <w:p w14:paraId="5C670B85" w14:textId="1D1E42EF" w:rsidR="00B138D2" w:rsidRPr="00383AC1" w:rsidRDefault="00B138D2" w:rsidP="00B138D2">
      <w:pPr>
        <w:rPr>
          <w:rFonts w:cs="Segoe UI"/>
          <w:sz w:val="22"/>
          <w:lang w:val="en-AU"/>
        </w:rPr>
      </w:pPr>
      <w:r w:rsidRPr="00383AC1">
        <w:rPr>
          <w:rFonts w:cs="Segoe UI"/>
          <w:sz w:val="22"/>
          <w:lang w:val="en-AU"/>
        </w:rPr>
        <w:t>The process should follow the requirements and business rules listed</w:t>
      </w:r>
      <w:r w:rsidR="00A40D38" w:rsidRPr="00383AC1">
        <w:rPr>
          <w:rFonts w:cs="Segoe UI"/>
          <w:sz w:val="22"/>
          <w:lang w:val="en-AU"/>
        </w:rPr>
        <w:t xml:space="preserve"> in this document. </w:t>
      </w:r>
      <w:r w:rsidRPr="00383AC1">
        <w:rPr>
          <w:rFonts w:cs="Segoe UI"/>
          <w:sz w:val="22"/>
          <w:lang w:val="en-AU"/>
        </w:rPr>
        <w:t>If the procedure encounters an error during processing, Dynamics 365 should create an Infolog with the following descriptions.</w:t>
      </w:r>
    </w:p>
    <w:p w14:paraId="7831D384" w14:textId="77777777" w:rsidR="00B138D2" w:rsidRPr="00B138D2" w:rsidRDefault="00B138D2" w:rsidP="00B138D2">
      <w:pPr>
        <w:rPr>
          <w:sz w:val="22"/>
          <w:lang w:val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4950"/>
        <w:gridCol w:w="4367"/>
      </w:tblGrid>
      <w:tr w:rsidR="00B138D2" w:rsidRPr="00B138D2" w14:paraId="350A3821" w14:textId="77777777" w:rsidTr="004A6DCD">
        <w:tc>
          <w:tcPr>
            <w:tcW w:w="895" w:type="dxa"/>
          </w:tcPr>
          <w:p w14:paraId="2A8C65DE" w14:textId="77777777" w:rsidR="00B138D2" w:rsidRPr="00383AC1" w:rsidRDefault="00B138D2" w:rsidP="00B138D2">
            <w:pPr>
              <w:jc w:val="center"/>
              <w:rPr>
                <w:rFonts w:cs="Segoe UI"/>
                <w:b/>
                <w:sz w:val="22"/>
                <w:lang w:val="en-AU"/>
              </w:rPr>
            </w:pPr>
            <w:r w:rsidRPr="00383AC1">
              <w:rPr>
                <w:rFonts w:cs="Segoe UI"/>
                <w:b/>
                <w:sz w:val="22"/>
                <w:lang w:val="en-AU"/>
              </w:rPr>
              <w:t>Error #</w:t>
            </w:r>
          </w:p>
        </w:tc>
        <w:tc>
          <w:tcPr>
            <w:tcW w:w="4950" w:type="dxa"/>
          </w:tcPr>
          <w:p w14:paraId="672CB350" w14:textId="77777777" w:rsidR="00B138D2" w:rsidRPr="00383AC1" w:rsidRDefault="00B138D2" w:rsidP="00B138D2">
            <w:pPr>
              <w:rPr>
                <w:rFonts w:cs="Segoe UI"/>
                <w:b/>
                <w:sz w:val="22"/>
                <w:lang w:val="en-AU"/>
              </w:rPr>
            </w:pPr>
            <w:r w:rsidRPr="00383AC1">
              <w:rPr>
                <w:rFonts w:cs="Segoe UI"/>
                <w:b/>
                <w:sz w:val="22"/>
                <w:lang w:val="en-AU"/>
              </w:rPr>
              <w:t>Error description</w:t>
            </w:r>
          </w:p>
        </w:tc>
        <w:tc>
          <w:tcPr>
            <w:tcW w:w="4367" w:type="dxa"/>
          </w:tcPr>
          <w:p w14:paraId="38E7F0B6" w14:textId="77777777" w:rsidR="00B138D2" w:rsidRPr="00383AC1" w:rsidRDefault="00B138D2" w:rsidP="00B138D2">
            <w:pPr>
              <w:rPr>
                <w:rFonts w:cs="Segoe UI"/>
                <w:b/>
                <w:sz w:val="22"/>
                <w:lang w:val="en-AU"/>
              </w:rPr>
            </w:pPr>
            <w:r w:rsidRPr="00383AC1">
              <w:rPr>
                <w:rFonts w:cs="Segoe UI"/>
                <w:b/>
                <w:sz w:val="22"/>
                <w:lang w:val="en-AU"/>
              </w:rPr>
              <w:t>Infolog error message</w:t>
            </w:r>
          </w:p>
        </w:tc>
      </w:tr>
      <w:tr w:rsidR="00B138D2" w:rsidRPr="00B138D2" w14:paraId="291ECA93" w14:textId="77777777" w:rsidTr="004A6DCD">
        <w:tc>
          <w:tcPr>
            <w:tcW w:w="895" w:type="dxa"/>
          </w:tcPr>
          <w:p w14:paraId="641824CD" w14:textId="77777777" w:rsidR="00B138D2" w:rsidRPr="00383AC1" w:rsidRDefault="00B138D2" w:rsidP="00B138D2">
            <w:pPr>
              <w:jc w:val="center"/>
              <w:rPr>
                <w:rFonts w:cs="Segoe UI"/>
                <w:sz w:val="22"/>
                <w:lang w:val="en-AU"/>
              </w:rPr>
            </w:pPr>
            <w:r w:rsidRPr="00383AC1">
              <w:rPr>
                <w:rFonts w:cs="Segoe UI"/>
                <w:sz w:val="22"/>
                <w:lang w:val="en-AU"/>
              </w:rPr>
              <w:t>1</w:t>
            </w:r>
          </w:p>
        </w:tc>
        <w:tc>
          <w:tcPr>
            <w:tcW w:w="4950" w:type="dxa"/>
          </w:tcPr>
          <w:p w14:paraId="0D48AC02" w14:textId="77777777" w:rsidR="00B138D2" w:rsidRPr="00383AC1" w:rsidRDefault="00B138D2" w:rsidP="00B138D2">
            <w:pPr>
              <w:rPr>
                <w:rFonts w:cs="Segoe UI"/>
                <w:sz w:val="22"/>
                <w:lang w:val="en-AU"/>
              </w:rPr>
            </w:pPr>
            <w:r w:rsidRPr="00383AC1">
              <w:rPr>
                <w:rFonts w:cs="Segoe UI"/>
                <w:sz w:val="22"/>
                <w:lang w:val="en-AU"/>
              </w:rPr>
              <w:t>The payment file location on the Accounts payable parameter page must be valid.</w:t>
            </w:r>
          </w:p>
          <w:p w14:paraId="37FB92E8" w14:textId="77777777" w:rsidR="00B138D2" w:rsidRPr="00383AC1" w:rsidRDefault="00B138D2" w:rsidP="00B138D2">
            <w:pPr>
              <w:rPr>
                <w:rFonts w:cs="Segoe UI"/>
                <w:sz w:val="22"/>
                <w:lang w:val="en-AU"/>
              </w:rPr>
            </w:pPr>
          </w:p>
        </w:tc>
        <w:tc>
          <w:tcPr>
            <w:tcW w:w="4367" w:type="dxa"/>
          </w:tcPr>
          <w:p w14:paraId="493FA160" w14:textId="77777777" w:rsidR="00B138D2" w:rsidRPr="00383AC1" w:rsidRDefault="00B138D2" w:rsidP="00B138D2">
            <w:pPr>
              <w:rPr>
                <w:rFonts w:cs="Segoe UI"/>
                <w:sz w:val="22"/>
                <w:lang w:val="en-AU"/>
              </w:rPr>
            </w:pPr>
            <w:r w:rsidRPr="00383AC1">
              <w:rPr>
                <w:rFonts w:cs="Segoe UI"/>
                <w:sz w:val="22"/>
                <w:lang w:val="en-AU"/>
              </w:rPr>
              <w:t>“Invalid file location”</w:t>
            </w:r>
          </w:p>
        </w:tc>
      </w:tr>
      <w:tr w:rsidR="00B138D2" w:rsidRPr="00B138D2" w14:paraId="1CDFD820" w14:textId="77777777" w:rsidTr="004A6DCD">
        <w:tc>
          <w:tcPr>
            <w:tcW w:w="895" w:type="dxa"/>
          </w:tcPr>
          <w:p w14:paraId="1D4E360E" w14:textId="77777777" w:rsidR="00B138D2" w:rsidRPr="00383AC1" w:rsidRDefault="00B138D2" w:rsidP="00B138D2">
            <w:pPr>
              <w:jc w:val="center"/>
              <w:rPr>
                <w:rFonts w:cs="Segoe UI"/>
                <w:sz w:val="22"/>
                <w:lang w:val="en-AU"/>
              </w:rPr>
            </w:pPr>
            <w:r w:rsidRPr="00383AC1">
              <w:rPr>
                <w:rFonts w:cs="Segoe UI"/>
                <w:sz w:val="22"/>
                <w:lang w:val="en-AU"/>
              </w:rPr>
              <w:t>2</w:t>
            </w:r>
          </w:p>
        </w:tc>
        <w:tc>
          <w:tcPr>
            <w:tcW w:w="4950" w:type="dxa"/>
          </w:tcPr>
          <w:p w14:paraId="5C7C89F5" w14:textId="77777777" w:rsidR="00B138D2" w:rsidRPr="00383AC1" w:rsidRDefault="00B138D2" w:rsidP="00B138D2">
            <w:pPr>
              <w:rPr>
                <w:rFonts w:cs="Segoe UI"/>
                <w:sz w:val="22"/>
                <w:lang w:val="en-AU"/>
              </w:rPr>
            </w:pPr>
          </w:p>
        </w:tc>
        <w:tc>
          <w:tcPr>
            <w:tcW w:w="4367" w:type="dxa"/>
          </w:tcPr>
          <w:p w14:paraId="30C551CC" w14:textId="77777777" w:rsidR="00B138D2" w:rsidRPr="00383AC1" w:rsidRDefault="00B138D2" w:rsidP="00B138D2">
            <w:pPr>
              <w:rPr>
                <w:rFonts w:cs="Segoe UI"/>
                <w:sz w:val="22"/>
                <w:lang w:val="en-AU"/>
              </w:rPr>
            </w:pPr>
          </w:p>
        </w:tc>
      </w:tr>
    </w:tbl>
    <w:p w14:paraId="2381C35F" w14:textId="77777777" w:rsidR="00B138D2" w:rsidRPr="00B138D2" w:rsidRDefault="00B138D2" w:rsidP="00B138D2"/>
    <w:p w14:paraId="75E7DBBB" w14:textId="13BCBF55" w:rsidR="00B138D2" w:rsidRDefault="00383AC1" w:rsidP="00B138D2">
      <w:pPr>
        <w:pStyle w:val="Heading1"/>
      </w:pPr>
      <w:r>
        <w:lastRenderedPageBreak/>
        <w:t xml:space="preserve"> </w:t>
      </w:r>
      <w:bookmarkStart w:id="216" w:name="_Toc106367579"/>
      <w:r w:rsidR="00B138D2">
        <w:t>Test Scripts</w:t>
      </w:r>
      <w:bookmarkEnd w:id="216"/>
    </w:p>
    <w:p w14:paraId="6792DB85" w14:textId="702E6F2B" w:rsidR="00B138D2" w:rsidRPr="00B138D2" w:rsidRDefault="00F25F61" w:rsidP="00E14150">
      <w:pPr>
        <w:pStyle w:val="Chaptersubheaders"/>
      </w:pPr>
      <w:r>
        <w:t>A</w:t>
      </w:r>
      <w:r w:rsidR="00B138D2" w:rsidRPr="00B138D2">
        <w:t xml:space="preserve"> </w:t>
      </w:r>
      <w:r w:rsidR="000914CF">
        <w:t xml:space="preserve">list of test </w:t>
      </w:r>
      <w:r w:rsidR="00B46F4B">
        <w:t>cases</w:t>
      </w:r>
      <w:r w:rsidR="000914CF">
        <w:t xml:space="preserve"> and </w:t>
      </w:r>
      <w:r w:rsidR="00502F43">
        <w:t xml:space="preserve">a reference to </w:t>
      </w:r>
      <w:r w:rsidR="009D63EB">
        <w:t>the test</w:t>
      </w:r>
      <w:r w:rsidR="00B46F4B">
        <w:t xml:space="preserve"> scripts to be found within </w:t>
      </w:r>
      <w:r w:rsidR="0041767E">
        <w:t>the project operations tool (VSTS)</w:t>
      </w:r>
      <w:r w:rsidR="00B138D2" w:rsidRPr="00B138D2">
        <w:t xml:space="preserve"> </w:t>
      </w:r>
    </w:p>
    <w:p w14:paraId="4883AD36" w14:textId="6941302C" w:rsidR="009A334E" w:rsidRPr="009A334E" w:rsidRDefault="009A334E" w:rsidP="009A334E">
      <w:pPr>
        <w:numPr>
          <w:ilvl w:val="0"/>
          <w:numId w:val="27"/>
        </w:numPr>
        <w:rPr>
          <w:rFonts w:eastAsia="PMingLiU" w:cs="Segoe UI"/>
          <w:bCs w:val="0"/>
          <w:sz w:val="22"/>
          <w:szCs w:val="22"/>
          <w:lang w:val="en-AU"/>
        </w:rPr>
      </w:pPr>
      <w:r w:rsidRPr="009A334E">
        <w:rPr>
          <w:rFonts w:eastAsia="PMingLiU" w:cs="Segoe UI"/>
          <w:bCs w:val="0"/>
          <w:sz w:val="22"/>
          <w:szCs w:val="22"/>
          <w:lang w:val="en-AU"/>
        </w:rPr>
        <w:t>Test Work Package#1</w:t>
      </w:r>
    </w:p>
    <w:p w14:paraId="7E98CB0D" w14:textId="77777777" w:rsidR="009A334E" w:rsidRPr="009A334E" w:rsidRDefault="009A334E" w:rsidP="009A334E">
      <w:pPr>
        <w:rPr>
          <w:rFonts w:eastAsia="PMingLiU" w:cs="Segoe UI"/>
          <w:bCs w:val="0"/>
          <w:sz w:val="22"/>
          <w:szCs w:val="22"/>
          <w:lang w:val="en-AU"/>
        </w:rPr>
      </w:pPr>
    </w:p>
    <w:tbl>
      <w:tblPr>
        <w:tblStyle w:val="GridTable4-Accent111"/>
        <w:tblW w:w="10490" w:type="dxa"/>
        <w:tblLook w:val="04A0" w:firstRow="1" w:lastRow="0" w:firstColumn="1" w:lastColumn="0" w:noHBand="0" w:noVBand="1"/>
      </w:tblPr>
      <w:tblGrid>
        <w:gridCol w:w="5245"/>
        <w:gridCol w:w="5245"/>
      </w:tblGrid>
      <w:tr w:rsidR="009A334E" w:rsidRPr="009A334E" w14:paraId="222BD940" w14:textId="77777777" w:rsidTr="00E141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5" w:type="dxa"/>
            <w:shd w:val="clear" w:color="auto" w:fill="0070C0"/>
          </w:tcPr>
          <w:p w14:paraId="46B2BB24" w14:textId="77777777" w:rsidR="009A334E" w:rsidRPr="009A334E" w:rsidRDefault="009A334E" w:rsidP="00216E74">
            <w:pPr>
              <w:contextualSpacing/>
              <w:rPr>
                <w:rFonts w:ascii="Segoe UI" w:hAnsi="Segoe UI" w:cs="Segoe UI"/>
                <w:bCs w:val="0"/>
                <w:sz w:val="22"/>
                <w:szCs w:val="22"/>
                <w:lang w:val="en-AU"/>
              </w:rPr>
            </w:pPr>
            <w:r w:rsidRPr="009A334E">
              <w:rPr>
                <w:rFonts w:ascii="Segoe UI" w:hAnsi="Segoe UI" w:cs="Segoe UI"/>
                <w:bCs w:val="0"/>
                <w:sz w:val="22"/>
                <w:szCs w:val="22"/>
                <w:lang w:val="en-AU"/>
              </w:rPr>
              <w:t>Action</w:t>
            </w:r>
          </w:p>
        </w:tc>
        <w:tc>
          <w:tcPr>
            <w:tcW w:w="5245" w:type="dxa"/>
            <w:shd w:val="clear" w:color="auto" w:fill="0070C0"/>
          </w:tcPr>
          <w:p w14:paraId="51C23303" w14:textId="067AFCE9" w:rsidR="009A334E" w:rsidRPr="009A334E" w:rsidRDefault="00BA4094" w:rsidP="00216E74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Cs w:val="0"/>
                <w:sz w:val="22"/>
                <w:szCs w:val="22"/>
                <w:lang w:val="en-AU"/>
              </w:rPr>
            </w:pPr>
            <w:r>
              <w:rPr>
                <w:rFonts w:ascii="Segoe UI" w:hAnsi="Segoe UI" w:cs="Segoe UI"/>
                <w:bCs w:val="0"/>
                <w:sz w:val="22"/>
                <w:szCs w:val="22"/>
                <w:lang w:val="en-AU"/>
              </w:rPr>
              <w:t>Expected r</w:t>
            </w:r>
            <w:r w:rsidR="009A334E" w:rsidRPr="009A334E">
              <w:rPr>
                <w:rFonts w:ascii="Segoe UI" w:hAnsi="Segoe UI" w:cs="Segoe UI"/>
                <w:bCs w:val="0"/>
                <w:sz w:val="22"/>
                <w:szCs w:val="22"/>
                <w:lang w:val="en-AU"/>
              </w:rPr>
              <w:t>esult</w:t>
            </w:r>
          </w:p>
        </w:tc>
      </w:tr>
      <w:tr w:rsidR="009A334E" w:rsidRPr="009A334E" w14:paraId="3DB27ED9" w14:textId="77777777" w:rsidTr="00216E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5" w:type="dxa"/>
          </w:tcPr>
          <w:p w14:paraId="073A39F4" w14:textId="77777777" w:rsidR="009A334E" w:rsidRPr="009A334E" w:rsidRDefault="009A334E" w:rsidP="00216E74">
            <w:pPr>
              <w:contextualSpacing/>
              <w:rPr>
                <w:rFonts w:ascii="Segoe UI" w:hAnsi="Segoe UI" w:cs="Segoe UI"/>
                <w:bCs w:val="0"/>
                <w:sz w:val="22"/>
                <w:szCs w:val="22"/>
                <w:lang w:val="en-AU"/>
              </w:rPr>
            </w:pPr>
            <w:r w:rsidRPr="009A334E">
              <w:rPr>
                <w:rFonts w:ascii="Segoe UI" w:hAnsi="Segoe UI" w:cs="Segoe UI"/>
                <w:bCs w:val="0"/>
                <w:sz w:val="22"/>
                <w:szCs w:val="22"/>
                <w:lang w:val="en-AU"/>
              </w:rPr>
              <w:t>Prerequisite:</w:t>
            </w:r>
          </w:p>
          <w:p w14:paraId="5FCE06FA" w14:textId="22308400" w:rsidR="009A334E" w:rsidRPr="009A334E" w:rsidRDefault="009A334E" w:rsidP="00216E74">
            <w:pPr>
              <w:pStyle w:val="ListParagraph"/>
              <w:numPr>
                <w:ilvl w:val="0"/>
                <w:numId w:val="30"/>
              </w:numPr>
              <w:rPr>
                <w:rFonts w:ascii="Segoe UI" w:eastAsia="PMingLiU" w:hAnsi="Segoe UI" w:cs="Segoe UI"/>
                <w:b w:val="0"/>
                <w:bCs w:val="0"/>
                <w:sz w:val="22"/>
                <w:szCs w:val="22"/>
              </w:rPr>
            </w:pPr>
            <w:r w:rsidRPr="009A334E">
              <w:rPr>
                <w:rFonts w:ascii="Segoe UI" w:eastAsia="PMingLiU" w:hAnsi="Segoe UI" w:cs="Segoe UI"/>
                <w:b w:val="0"/>
                <w:bCs w:val="0"/>
                <w:sz w:val="22"/>
                <w:szCs w:val="22"/>
              </w:rPr>
              <w:t>AR Parameter XXX Ticked</w:t>
            </w:r>
          </w:p>
          <w:p w14:paraId="7DEE8DA4" w14:textId="2EDE4946" w:rsidR="009A334E" w:rsidRPr="009A334E" w:rsidRDefault="009A334E" w:rsidP="00216E74">
            <w:pPr>
              <w:pStyle w:val="ListParagraph"/>
              <w:numPr>
                <w:ilvl w:val="0"/>
                <w:numId w:val="30"/>
              </w:numPr>
              <w:rPr>
                <w:rFonts w:ascii="Segoe UI" w:eastAsia="PMingLiU" w:hAnsi="Segoe UI" w:cs="Segoe UI"/>
                <w:b w:val="0"/>
                <w:bCs w:val="0"/>
                <w:sz w:val="22"/>
                <w:szCs w:val="22"/>
              </w:rPr>
            </w:pPr>
            <w:r w:rsidRPr="009A334E">
              <w:rPr>
                <w:rFonts w:ascii="Segoe UI" w:eastAsia="PMingLiU" w:hAnsi="Segoe UI" w:cs="Segoe UI"/>
                <w:b w:val="0"/>
                <w:bCs w:val="0"/>
                <w:sz w:val="22"/>
                <w:szCs w:val="22"/>
              </w:rPr>
              <w:t>GL Parameter XXX Ticked</w:t>
            </w:r>
          </w:p>
        </w:tc>
        <w:tc>
          <w:tcPr>
            <w:tcW w:w="5245" w:type="dxa"/>
          </w:tcPr>
          <w:p w14:paraId="43BCD134" w14:textId="77777777" w:rsidR="009A334E" w:rsidRPr="009A334E" w:rsidRDefault="009A334E" w:rsidP="00216E74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Cs/>
                <w:sz w:val="22"/>
                <w:szCs w:val="22"/>
                <w:lang w:val="en-AU"/>
              </w:rPr>
            </w:pPr>
          </w:p>
        </w:tc>
      </w:tr>
      <w:tr w:rsidR="009A334E" w:rsidRPr="009A334E" w14:paraId="2E863928" w14:textId="77777777" w:rsidTr="00216E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5" w:type="dxa"/>
          </w:tcPr>
          <w:p w14:paraId="03B92533" w14:textId="3E608013" w:rsidR="009A334E" w:rsidRPr="009A334E" w:rsidRDefault="009A334E" w:rsidP="00216E74">
            <w:pPr>
              <w:numPr>
                <w:ilvl w:val="1"/>
                <w:numId w:val="28"/>
              </w:numPr>
              <w:ind w:left="337"/>
              <w:contextualSpacing/>
              <w:rPr>
                <w:rFonts w:ascii="Segoe UI" w:hAnsi="Segoe UI" w:cs="Segoe UI"/>
                <w:bCs w:val="0"/>
                <w:sz w:val="22"/>
                <w:szCs w:val="22"/>
                <w:lang w:val="en-AU"/>
              </w:rPr>
            </w:pPr>
            <w:r w:rsidRPr="009A334E">
              <w:rPr>
                <w:rFonts w:ascii="Segoe UI" w:hAnsi="Segoe UI" w:cs="Segoe UI"/>
                <w:bCs w:val="0"/>
                <w:sz w:val="22"/>
                <w:szCs w:val="22"/>
                <w:lang w:val="en-AU"/>
              </w:rPr>
              <w:t>Menu Path &gt; … &gt; Click Post Journal</w:t>
            </w:r>
          </w:p>
        </w:tc>
        <w:tc>
          <w:tcPr>
            <w:tcW w:w="5245" w:type="dxa"/>
          </w:tcPr>
          <w:p w14:paraId="70D4CB40" w14:textId="4CD5EE3A" w:rsidR="009A334E" w:rsidRPr="009A334E" w:rsidRDefault="009A334E" w:rsidP="00216E74">
            <w:pPr>
              <w:numPr>
                <w:ilvl w:val="0"/>
                <w:numId w:val="29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val="en-AU"/>
              </w:rPr>
            </w:pPr>
            <w:r w:rsidRPr="009A334E">
              <w:rPr>
                <w:rFonts w:ascii="Segoe UI" w:hAnsi="Segoe UI" w:cs="Segoe UI"/>
                <w:sz w:val="22"/>
                <w:szCs w:val="22"/>
                <w:lang w:val="en-AU"/>
              </w:rPr>
              <w:t>Journal Posted Successfully</w:t>
            </w:r>
          </w:p>
        </w:tc>
      </w:tr>
      <w:tr w:rsidR="009A334E" w:rsidRPr="009A334E" w14:paraId="5A650CBC" w14:textId="77777777" w:rsidTr="00216E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5" w:type="dxa"/>
          </w:tcPr>
          <w:p w14:paraId="6E4B8460" w14:textId="77777777" w:rsidR="009A334E" w:rsidRPr="009A334E" w:rsidRDefault="009A334E" w:rsidP="00216E74">
            <w:pPr>
              <w:numPr>
                <w:ilvl w:val="1"/>
                <w:numId w:val="28"/>
              </w:numPr>
              <w:ind w:left="337"/>
              <w:contextualSpacing/>
              <w:rPr>
                <w:rFonts w:ascii="Segoe UI" w:hAnsi="Segoe UI" w:cs="Segoe UI"/>
                <w:bCs w:val="0"/>
                <w:sz w:val="22"/>
                <w:szCs w:val="22"/>
                <w:lang w:val="en-AU"/>
              </w:rPr>
            </w:pPr>
          </w:p>
        </w:tc>
        <w:tc>
          <w:tcPr>
            <w:tcW w:w="5245" w:type="dxa"/>
          </w:tcPr>
          <w:p w14:paraId="622256B3" w14:textId="77777777" w:rsidR="009A334E" w:rsidRPr="009A334E" w:rsidRDefault="009A334E" w:rsidP="00216E74">
            <w:pPr>
              <w:numPr>
                <w:ilvl w:val="0"/>
                <w:numId w:val="29"/>
              </w:num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val="en-AU"/>
              </w:rPr>
            </w:pPr>
          </w:p>
        </w:tc>
      </w:tr>
      <w:tr w:rsidR="009A334E" w:rsidRPr="009A334E" w14:paraId="415ADDA9" w14:textId="77777777" w:rsidTr="00216E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5" w:type="dxa"/>
          </w:tcPr>
          <w:p w14:paraId="71A65DDD" w14:textId="77777777" w:rsidR="009A334E" w:rsidRPr="009A334E" w:rsidRDefault="009A334E" w:rsidP="00216E74">
            <w:pPr>
              <w:numPr>
                <w:ilvl w:val="1"/>
                <w:numId w:val="28"/>
              </w:numPr>
              <w:ind w:left="337"/>
              <w:contextualSpacing/>
              <w:rPr>
                <w:rFonts w:ascii="Segoe UI" w:hAnsi="Segoe UI" w:cs="Segoe UI"/>
                <w:bCs w:val="0"/>
                <w:sz w:val="22"/>
                <w:szCs w:val="22"/>
                <w:lang w:val="en-AU"/>
              </w:rPr>
            </w:pPr>
          </w:p>
        </w:tc>
        <w:tc>
          <w:tcPr>
            <w:tcW w:w="5245" w:type="dxa"/>
          </w:tcPr>
          <w:p w14:paraId="166BD1C3" w14:textId="77777777" w:rsidR="009A334E" w:rsidRPr="009A334E" w:rsidRDefault="009A334E" w:rsidP="00216E74">
            <w:pPr>
              <w:numPr>
                <w:ilvl w:val="0"/>
                <w:numId w:val="29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val="en-AU"/>
              </w:rPr>
            </w:pPr>
          </w:p>
        </w:tc>
      </w:tr>
    </w:tbl>
    <w:p w14:paraId="55F68299" w14:textId="1A3DE721" w:rsidR="009A334E" w:rsidRPr="009A334E" w:rsidRDefault="009A334E" w:rsidP="009A334E">
      <w:pPr>
        <w:rPr>
          <w:rFonts w:cs="Segoe UI"/>
          <w:sz w:val="22"/>
          <w:szCs w:val="22"/>
        </w:rPr>
      </w:pPr>
    </w:p>
    <w:p w14:paraId="0BCE70DA" w14:textId="7C24D32D" w:rsidR="009A334E" w:rsidRPr="009A334E" w:rsidRDefault="009A334E" w:rsidP="009A334E">
      <w:pPr>
        <w:numPr>
          <w:ilvl w:val="0"/>
          <w:numId w:val="27"/>
        </w:numPr>
        <w:rPr>
          <w:rFonts w:eastAsia="PMingLiU" w:cs="Segoe UI"/>
          <w:bCs w:val="0"/>
          <w:sz w:val="22"/>
          <w:szCs w:val="22"/>
          <w:lang w:val="en-AU"/>
        </w:rPr>
      </w:pPr>
      <w:r w:rsidRPr="009A334E">
        <w:rPr>
          <w:rFonts w:eastAsia="PMingLiU" w:cs="Segoe UI"/>
          <w:bCs w:val="0"/>
          <w:sz w:val="22"/>
          <w:szCs w:val="22"/>
          <w:lang w:val="en-AU"/>
        </w:rPr>
        <w:t xml:space="preserve">Test </w:t>
      </w:r>
      <w:r>
        <w:rPr>
          <w:rFonts w:eastAsia="PMingLiU" w:cs="Segoe UI"/>
          <w:bCs w:val="0"/>
          <w:sz w:val="22"/>
          <w:szCs w:val="22"/>
          <w:lang w:val="en-AU"/>
        </w:rPr>
        <w:t>Work Package#2</w:t>
      </w:r>
    </w:p>
    <w:p w14:paraId="09CC0E13" w14:textId="77777777" w:rsidR="009A334E" w:rsidRPr="009A334E" w:rsidRDefault="009A334E" w:rsidP="009A334E">
      <w:pPr>
        <w:rPr>
          <w:rFonts w:eastAsia="PMingLiU" w:cs="Segoe UI"/>
          <w:bCs w:val="0"/>
          <w:sz w:val="22"/>
          <w:szCs w:val="22"/>
          <w:lang w:val="en-AU"/>
        </w:rPr>
      </w:pPr>
    </w:p>
    <w:tbl>
      <w:tblPr>
        <w:tblStyle w:val="GridTable4-Accent111"/>
        <w:tblW w:w="10490" w:type="dxa"/>
        <w:tblLook w:val="04A0" w:firstRow="1" w:lastRow="0" w:firstColumn="1" w:lastColumn="0" w:noHBand="0" w:noVBand="1"/>
      </w:tblPr>
      <w:tblGrid>
        <w:gridCol w:w="5245"/>
        <w:gridCol w:w="5245"/>
      </w:tblGrid>
      <w:tr w:rsidR="009A334E" w:rsidRPr="009A334E" w14:paraId="0001636B" w14:textId="77777777" w:rsidTr="00E141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5" w:type="dxa"/>
            <w:shd w:val="clear" w:color="auto" w:fill="0070C0"/>
          </w:tcPr>
          <w:p w14:paraId="7444AF30" w14:textId="77777777" w:rsidR="009A334E" w:rsidRPr="009A334E" w:rsidRDefault="009A334E" w:rsidP="00216E74">
            <w:pPr>
              <w:contextualSpacing/>
              <w:rPr>
                <w:rFonts w:ascii="Segoe UI" w:hAnsi="Segoe UI" w:cs="Segoe UI"/>
                <w:bCs w:val="0"/>
                <w:sz w:val="22"/>
                <w:szCs w:val="22"/>
                <w:lang w:val="en-AU"/>
              </w:rPr>
            </w:pPr>
            <w:r w:rsidRPr="009A334E">
              <w:rPr>
                <w:rFonts w:ascii="Segoe UI" w:hAnsi="Segoe UI" w:cs="Segoe UI"/>
                <w:bCs w:val="0"/>
                <w:sz w:val="22"/>
                <w:szCs w:val="22"/>
                <w:lang w:val="en-AU"/>
              </w:rPr>
              <w:t>Action</w:t>
            </w:r>
          </w:p>
        </w:tc>
        <w:tc>
          <w:tcPr>
            <w:tcW w:w="5245" w:type="dxa"/>
            <w:shd w:val="clear" w:color="auto" w:fill="0070C0"/>
          </w:tcPr>
          <w:p w14:paraId="0A01BECD" w14:textId="56A42C95" w:rsidR="009A334E" w:rsidRPr="009A334E" w:rsidRDefault="00BA4094" w:rsidP="00216E74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Cs w:val="0"/>
                <w:sz w:val="22"/>
                <w:szCs w:val="22"/>
                <w:lang w:val="en-AU"/>
              </w:rPr>
            </w:pPr>
            <w:r>
              <w:rPr>
                <w:rFonts w:ascii="Segoe UI" w:hAnsi="Segoe UI" w:cs="Segoe UI"/>
                <w:bCs w:val="0"/>
                <w:sz w:val="22"/>
                <w:szCs w:val="22"/>
                <w:lang w:val="en-AU"/>
              </w:rPr>
              <w:t>Expected r</w:t>
            </w:r>
            <w:r w:rsidR="009A334E" w:rsidRPr="009A334E">
              <w:rPr>
                <w:rFonts w:ascii="Segoe UI" w:hAnsi="Segoe UI" w:cs="Segoe UI"/>
                <w:bCs w:val="0"/>
                <w:sz w:val="22"/>
                <w:szCs w:val="22"/>
                <w:lang w:val="en-AU"/>
              </w:rPr>
              <w:t>esult</w:t>
            </w:r>
          </w:p>
        </w:tc>
      </w:tr>
      <w:tr w:rsidR="009A334E" w:rsidRPr="009A334E" w14:paraId="67EEB8E4" w14:textId="77777777" w:rsidTr="00216E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5" w:type="dxa"/>
          </w:tcPr>
          <w:p w14:paraId="504FA20A" w14:textId="77777777" w:rsidR="009A334E" w:rsidRPr="009A334E" w:rsidRDefault="009A334E" w:rsidP="00216E74">
            <w:pPr>
              <w:contextualSpacing/>
              <w:rPr>
                <w:rFonts w:ascii="Segoe UI" w:hAnsi="Segoe UI" w:cs="Segoe UI"/>
                <w:bCs w:val="0"/>
                <w:sz w:val="22"/>
                <w:szCs w:val="22"/>
                <w:lang w:val="en-AU"/>
              </w:rPr>
            </w:pPr>
            <w:r w:rsidRPr="009A334E">
              <w:rPr>
                <w:rFonts w:ascii="Segoe UI" w:hAnsi="Segoe UI" w:cs="Segoe UI"/>
                <w:bCs w:val="0"/>
                <w:sz w:val="22"/>
                <w:szCs w:val="22"/>
                <w:lang w:val="en-AU"/>
              </w:rPr>
              <w:t>Prerequisite:</w:t>
            </w:r>
          </w:p>
          <w:p w14:paraId="46AE93DF" w14:textId="355060D9" w:rsidR="009A334E" w:rsidRPr="009A334E" w:rsidRDefault="009A334E" w:rsidP="00216E74">
            <w:pPr>
              <w:pStyle w:val="ListParagraph"/>
              <w:numPr>
                <w:ilvl w:val="0"/>
                <w:numId w:val="30"/>
              </w:numPr>
              <w:rPr>
                <w:rFonts w:ascii="Segoe UI" w:eastAsia="PMingLiU" w:hAnsi="Segoe UI" w:cs="Segoe UI"/>
                <w:b w:val="0"/>
                <w:bCs w:val="0"/>
                <w:sz w:val="22"/>
                <w:szCs w:val="22"/>
              </w:rPr>
            </w:pPr>
            <w:r>
              <w:rPr>
                <w:rFonts w:ascii="Segoe UI" w:eastAsia="PMingLiU" w:hAnsi="Segoe UI" w:cs="Segoe UI"/>
                <w:b w:val="0"/>
                <w:bCs w:val="0"/>
                <w:sz w:val="22"/>
                <w:szCs w:val="22"/>
              </w:rPr>
              <w:t>None</w:t>
            </w:r>
          </w:p>
        </w:tc>
        <w:tc>
          <w:tcPr>
            <w:tcW w:w="5245" w:type="dxa"/>
          </w:tcPr>
          <w:p w14:paraId="326BAD93" w14:textId="77777777" w:rsidR="009A334E" w:rsidRPr="009A334E" w:rsidRDefault="009A334E" w:rsidP="00216E74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Cs/>
                <w:sz w:val="22"/>
                <w:szCs w:val="22"/>
                <w:lang w:val="en-AU"/>
              </w:rPr>
            </w:pPr>
          </w:p>
        </w:tc>
      </w:tr>
      <w:tr w:rsidR="009A334E" w:rsidRPr="009A334E" w14:paraId="0D13AB2A" w14:textId="77777777" w:rsidTr="00216E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5" w:type="dxa"/>
          </w:tcPr>
          <w:p w14:paraId="4C37F086" w14:textId="0A0093E6" w:rsidR="009A334E" w:rsidRPr="009A334E" w:rsidRDefault="009A334E" w:rsidP="009A334E">
            <w:pPr>
              <w:numPr>
                <w:ilvl w:val="0"/>
                <w:numId w:val="31"/>
              </w:numPr>
              <w:ind w:left="339"/>
              <w:contextualSpacing/>
              <w:rPr>
                <w:rFonts w:ascii="Segoe UI" w:hAnsi="Segoe UI" w:cs="Segoe UI"/>
                <w:bCs w:val="0"/>
                <w:sz w:val="22"/>
                <w:szCs w:val="22"/>
                <w:lang w:val="en-AU"/>
              </w:rPr>
            </w:pPr>
            <w:r w:rsidRPr="009A334E">
              <w:rPr>
                <w:rFonts w:ascii="Segoe UI" w:hAnsi="Segoe UI" w:cs="Segoe UI"/>
                <w:bCs w:val="0"/>
                <w:sz w:val="22"/>
                <w:szCs w:val="22"/>
                <w:lang w:val="en-AU"/>
              </w:rPr>
              <w:t xml:space="preserve">Menu Path &gt; … &gt; </w:t>
            </w:r>
            <w:r>
              <w:rPr>
                <w:rFonts w:ascii="Segoe UI" w:hAnsi="Segoe UI" w:cs="Segoe UI"/>
                <w:bCs w:val="0"/>
                <w:sz w:val="22"/>
                <w:szCs w:val="22"/>
                <w:lang w:val="en-AU"/>
              </w:rPr>
              <w:t>Click Create New Button</w:t>
            </w:r>
          </w:p>
        </w:tc>
        <w:tc>
          <w:tcPr>
            <w:tcW w:w="5245" w:type="dxa"/>
          </w:tcPr>
          <w:p w14:paraId="19131B86" w14:textId="76758392" w:rsidR="009A334E" w:rsidRPr="009A334E" w:rsidRDefault="009A334E" w:rsidP="009A334E">
            <w:pPr>
              <w:numPr>
                <w:ilvl w:val="0"/>
                <w:numId w:val="32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val="en-AU"/>
              </w:rPr>
            </w:pPr>
            <w:r>
              <w:rPr>
                <w:rFonts w:ascii="Segoe UI" w:hAnsi="Segoe UI" w:cs="Segoe UI"/>
                <w:sz w:val="22"/>
                <w:szCs w:val="22"/>
                <w:lang w:val="en-AU"/>
              </w:rPr>
              <w:t>Create New Dialog Appears</w:t>
            </w:r>
          </w:p>
        </w:tc>
      </w:tr>
      <w:tr w:rsidR="009A334E" w:rsidRPr="009A334E" w14:paraId="4C361585" w14:textId="77777777" w:rsidTr="00216E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5" w:type="dxa"/>
          </w:tcPr>
          <w:p w14:paraId="469A28AC" w14:textId="77777777" w:rsidR="009A334E" w:rsidRPr="009A334E" w:rsidRDefault="009A334E" w:rsidP="009A334E">
            <w:pPr>
              <w:numPr>
                <w:ilvl w:val="0"/>
                <w:numId w:val="31"/>
              </w:numPr>
              <w:ind w:left="339"/>
              <w:contextualSpacing/>
              <w:rPr>
                <w:rFonts w:ascii="Segoe UI" w:hAnsi="Segoe UI" w:cs="Segoe UI"/>
                <w:bCs w:val="0"/>
                <w:sz w:val="22"/>
                <w:szCs w:val="22"/>
                <w:lang w:val="en-AU"/>
              </w:rPr>
            </w:pPr>
          </w:p>
        </w:tc>
        <w:tc>
          <w:tcPr>
            <w:tcW w:w="5245" w:type="dxa"/>
          </w:tcPr>
          <w:p w14:paraId="23173417" w14:textId="77777777" w:rsidR="009A334E" w:rsidRPr="009A334E" w:rsidRDefault="009A334E" w:rsidP="009A334E">
            <w:pPr>
              <w:numPr>
                <w:ilvl w:val="0"/>
                <w:numId w:val="32"/>
              </w:num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val="en-AU"/>
              </w:rPr>
            </w:pPr>
          </w:p>
        </w:tc>
      </w:tr>
      <w:tr w:rsidR="009A334E" w:rsidRPr="009A334E" w14:paraId="23F9B465" w14:textId="77777777" w:rsidTr="00216E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5" w:type="dxa"/>
          </w:tcPr>
          <w:p w14:paraId="51E46DE0" w14:textId="77777777" w:rsidR="009A334E" w:rsidRPr="009A334E" w:rsidRDefault="009A334E" w:rsidP="009A334E">
            <w:pPr>
              <w:numPr>
                <w:ilvl w:val="0"/>
                <w:numId w:val="31"/>
              </w:numPr>
              <w:ind w:left="339"/>
              <w:contextualSpacing/>
              <w:rPr>
                <w:rFonts w:ascii="Segoe UI" w:hAnsi="Segoe UI" w:cs="Segoe UI"/>
                <w:bCs w:val="0"/>
                <w:sz w:val="22"/>
                <w:szCs w:val="22"/>
                <w:lang w:val="en-AU"/>
              </w:rPr>
            </w:pPr>
          </w:p>
        </w:tc>
        <w:tc>
          <w:tcPr>
            <w:tcW w:w="5245" w:type="dxa"/>
          </w:tcPr>
          <w:p w14:paraId="43580D0E" w14:textId="77777777" w:rsidR="009A334E" w:rsidRPr="009A334E" w:rsidRDefault="009A334E" w:rsidP="009A334E">
            <w:pPr>
              <w:numPr>
                <w:ilvl w:val="0"/>
                <w:numId w:val="32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val="en-AU"/>
              </w:rPr>
            </w:pPr>
          </w:p>
        </w:tc>
      </w:tr>
    </w:tbl>
    <w:p w14:paraId="3D8A4628" w14:textId="77777777" w:rsidR="009A334E" w:rsidRPr="009A334E" w:rsidRDefault="009A334E" w:rsidP="009A334E">
      <w:pPr>
        <w:rPr>
          <w:rFonts w:cs="Segoe UI"/>
          <w:sz w:val="22"/>
          <w:szCs w:val="22"/>
        </w:rPr>
      </w:pPr>
    </w:p>
    <w:p w14:paraId="53D8970F" w14:textId="77777777" w:rsidR="009A334E" w:rsidRPr="009A334E" w:rsidRDefault="009A334E" w:rsidP="009A334E">
      <w:pPr>
        <w:rPr>
          <w:rFonts w:cs="Segoe UI"/>
          <w:sz w:val="22"/>
          <w:szCs w:val="22"/>
        </w:rPr>
      </w:pPr>
    </w:p>
    <w:p w14:paraId="67093714" w14:textId="77777777" w:rsidR="00B138D2" w:rsidRPr="009A334E" w:rsidRDefault="00B138D2" w:rsidP="00B138D2">
      <w:pPr>
        <w:rPr>
          <w:sz w:val="22"/>
          <w:szCs w:val="22"/>
        </w:rPr>
      </w:pPr>
    </w:p>
    <w:p w14:paraId="29009F4A" w14:textId="45EF9891" w:rsidR="00B138D2" w:rsidRDefault="00383AC1" w:rsidP="00B138D2">
      <w:pPr>
        <w:pStyle w:val="Heading1"/>
      </w:pPr>
      <w:r>
        <w:lastRenderedPageBreak/>
        <w:t xml:space="preserve"> </w:t>
      </w:r>
      <w:bookmarkStart w:id="217" w:name="_Toc106367580"/>
      <w:r w:rsidR="00B138D2">
        <w:t>Appendices</w:t>
      </w:r>
      <w:bookmarkEnd w:id="217"/>
    </w:p>
    <w:p w14:paraId="4ED95C14" w14:textId="2FD9DB1B" w:rsidR="00A40D38" w:rsidRPr="00A40D38" w:rsidRDefault="00383AC1" w:rsidP="00E14150">
      <w:pPr>
        <w:pStyle w:val="Chaptersubheaders"/>
      </w:pPr>
      <w:r>
        <w:t>I</w:t>
      </w:r>
      <w:r w:rsidR="00A40D38" w:rsidRPr="009B3981">
        <w:t>nsert any additional</w:t>
      </w:r>
      <w:r w:rsidR="00A40D38" w:rsidRPr="00A40D38">
        <w:t xml:space="preserve"> information necessary for development and testing, or to provide background on the proposed solution (ex: 3</w:t>
      </w:r>
      <w:r w:rsidR="00A40D38" w:rsidRPr="00A40D38">
        <w:rPr>
          <w:vertAlign w:val="superscript"/>
        </w:rPr>
        <w:t>rd</w:t>
      </w:r>
      <w:r w:rsidR="00A40D38" w:rsidRPr="00A40D38">
        <w:t xml:space="preserve"> party software documentation).</w:t>
      </w:r>
    </w:p>
    <w:p w14:paraId="624D4DCA" w14:textId="77777777" w:rsidR="00A40D38" w:rsidRPr="00A40D38" w:rsidRDefault="00A40D38" w:rsidP="00A40D38"/>
    <w:bookmarkEnd w:id="208"/>
    <w:p w14:paraId="4911F29A" w14:textId="77777777" w:rsidR="00DF027F" w:rsidRPr="003B730D" w:rsidRDefault="00DF027F" w:rsidP="00D6596A"/>
    <w:sectPr w:rsidR="00DF027F" w:rsidRPr="003B730D" w:rsidSect="00A272DA">
      <w:footerReference w:type="default" r:id="rId24"/>
      <w:pgSz w:w="11907" w:h="16839" w:code="9"/>
      <w:pgMar w:top="431" w:right="720" w:bottom="720" w:left="720" w:header="720" w:footer="144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50698" w14:textId="77777777" w:rsidR="0044075E" w:rsidRDefault="0044075E">
      <w:r>
        <w:separator/>
      </w:r>
    </w:p>
  </w:endnote>
  <w:endnote w:type="continuationSeparator" w:id="0">
    <w:p w14:paraId="374601FB" w14:textId="77777777" w:rsidR="0044075E" w:rsidRDefault="0044075E">
      <w:r>
        <w:continuationSeparator/>
      </w:r>
    </w:p>
  </w:endnote>
  <w:endnote w:type="continuationNotice" w:id="1">
    <w:p w14:paraId="4EBAD099" w14:textId="77777777" w:rsidR="0044075E" w:rsidRDefault="0044075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utiger 55 Roman">
    <w:altName w:val="Arial Narrow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2E5EB" w14:textId="77777777" w:rsidR="004A6DCD" w:rsidRDefault="004A6DCD" w:rsidP="004A6DCD">
    <w:pPr>
      <w:pStyle w:val="Footer"/>
      <w:ind w:right="-567"/>
      <w:jc w:val="right"/>
    </w:pPr>
  </w:p>
  <w:p w14:paraId="3982E5EC" w14:textId="77777777" w:rsidR="004A6DCD" w:rsidRDefault="004A6DCD" w:rsidP="004A6DCD">
    <w:pPr>
      <w:pStyle w:val="Footer"/>
      <w:ind w:right="-567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2E5EE" w14:textId="77777777" w:rsidR="004A6DCD" w:rsidRPr="003B730D" w:rsidRDefault="004A6DCD" w:rsidP="003B730D">
    <w:pPr>
      <w:pStyle w:val="Footer"/>
      <w:pBdr>
        <w:top w:val="none" w:sz="0" w:space="0" w:color="auto"/>
      </w:pBd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1B8EB" w14:textId="09DD418C" w:rsidR="009A334E" w:rsidRDefault="009A334E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</w:rPr>
    </w:pPr>
    <w:r w:rsidRPr="00E14150">
      <w:rPr>
        <w:color w:val="000000" w:themeColor="text1"/>
        <w:spacing w:val="60"/>
      </w:rPr>
      <w:t>Page</w:t>
    </w:r>
    <w:r>
      <w:rPr>
        <w:color w:val="548DD4" w:themeColor="text2" w:themeTint="99"/>
      </w:rPr>
      <w:t xml:space="preserve"> </w:t>
    </w:r>
    <w:r>
      <w:rPr>
        <w:color w:val="17365D" w:themeColor="text2" w:themeShade="BF"/>
      </w:rPr>
      <w:fldChar w:fldCharType="begin"/>
    </w:r>
    <w:r>
      <w:rPr>
        <w:color w:val="17365D" w:themeColor="text2" w:themeShade="BF"/>
      </w:rPr>
      <w:instrText xml:space="preserve"> PAGE   \* MERGEFORMAT </w:instrText>
    </w:r>
    <w:r>
      <w:rPr>
        <w:color w:val="17365D" w:themeColor="text2" w:themeShade="BF"/>
      </w:rPr>
      <w:fldChar w:fldCharType="separate"/>
    </w:r>
    <w:r w:rsidR="00BA4094">
      <w:rPr>
        <w:noProof/>
        <w:color w:val="17365D" w:themeColor="text2" w:themeShade="BF"/>
      </w:rPr>
      <w:t>11</w:t>
    </w:r>
    <w:r>
      <w:rPr>
        <w:color w:val="17365D" w:themeColor="text2" w:themeShade="BF"/>
      </w:rPr>
      <w:fldChar w:fldCharType="end"/>
    </w:r>
    <w:r>
      <w:rPr>
        <w:color w:val="17365D" w:themeColor="text2" w:themeShade="BF"/>
      </w:rPr>
      <w:t xml:space="preserve"> | </w:t>
    </w:r>
    <w:r>
      <w:rPr>
        <w:color w:val="17365D" w:themeColor="text2" w:themeShade="BF"/>
      </w:rPr>
      <w:fldChar w:fldCharType="begin"/>
    </w:r>
    <w:r>
      <w:rPr>
        <w:color w:val="17365D" w:themeColor="text2" w:themeShade="BF"/>
      </w:rPr>
      <w:instrText xml:space="preserve"> NUMPAGES  \* Arabic  \* MERGEFORMAT </w:instrText>
    </w:r>
    <w:r>
      <w:rPr>
        <w:color w:val="17365D" w:themeColor="text2" w:themeShade="BF"/>
      </w:rPr>
      <w:fldChar w:fldCharType="separate"/>
    </w:r>
    <w:r w:rsidR="00BA4094">
      <w:rPr>
        <w:noProof/>
        <w:color w:val="17365D" w:themeColor="text2" w:themeShade="BF"/>
      </w:rPr>
      <w:t>14</w:t>
    </w:r>
    <w:r>
      <w:rPr>
        <w:color w:val="17365D" w:themeColor="text2" w:themeShade="BF"/>
      </w:rPr>
      <w:fldChar w:fldCharType="end"/>
    </w:r>
  </w:p>
  <w:p w14:paraId="3982E5EF" w14:textId="77777777" w:rsidR="004A6DCD" w:rsidRPr="00D61913" w:rsidRDefault="004A6DCD" w:rsidP="00AC0769">
    <w:pPr>
      <w:pStyle w:val="Footer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C053A" w14:textId="77777777" w:rsidR="0044075E" w:rsidRDefault="0044075E">
      <w:r>
        <w:separator/>
      </w:r>
    </w:p>
  </w:footnote>
  <w:footnote w:type="continuationSeparator" w:id="0">
    <w:p w14:paraId="71283944" w14:textId="77777777" w:rsidR="0044075E" w:rsidRDefault="0044075E">
      <w:r>
        <w:continuationSeparator/>
      </w:r>
    </w:p>
  </w:footnote>
  <w:footnote w:type="continuationNotice" w:id="1">
    <w:p w14:paraId="720D2D90" w14:textId="77777777" w:rsidR="0044075E" w:rsidRDefault="0044075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2E5E9" w14:textId="25CB8A41" w:rsidR="004A6DCD" w:rsidRPr="00ED50C2" w:rsidRDefault="004A6DCD" w:rsidP="004A6DCD">
    <w:pPr>
      <w:pStyle w:val="Header"/>
      <w:pBdr>
        <w:bottom w:val="none" w:sz="0" w:space="0" w:color="auto"/>
      </w:pBdr>
      <w:rPr>
        <w:sz w:val="24"/>
      </w:rPr>
    </w:pPr>
    <w:r w:rsidRPr="00ED50C2">
      <w:rPr>
        <w:sz w:val="24"/>
      </w:rPr>
      <w:fldChar w:fldCharType="begin"/>
    </w:r>
    <w:r w:rsidRPr="00ED50C2">
      <w:rPr>
        <w:sz w:val="24"/>
      </w:rPr>
      <w:instrText xml:space="preserve"> IF </w:instrText>
    </w:r>
    <w:r>
      <w:rPr>
        <w:bCs w:val="0"/>
      </w:rPr>
      <w:fldChar w:fldCharType="begin"/>
    </w:r>
    <w:r>
      <w:instrText xml:space="preserve"> DOCPROPERTY  Confidential  \* MERGEFORMAT </w:instrText>
    </w:r>
    <w:r>
      <w:rPr>
        <w:bCs w:val="0"/>
      </w:rPr>
      <w:fldChar w:fldCharType="separate"/>
    </w:r>
    <w:r w:rsidRPr="00ED50C2">
      <w:rPr>
        <w:b/>
        <w:sz w:val="24"/>
      </w:rPr>
      <w:instrText>Error! Unknown document property name.</w:instrText>
    </w:r>
    <w:r>
      <w:rPr>
        <w:b/>
        <w:bCs w:val="0"/>
        <w:sz w:val="24"/>
      </w:rPr>
      <w:fldChar w:fldCharType="end"/>
    </w:r>
    <w:r w:rsidRPr="00ED50C2">
      <w:rPr>
        <w:sz w:val="24"/>
      </w:rPr>
      <w:instrText xml:space="preserve"> = 0 "Prepared for " "" \* MERGEFORMAT </w:instrText>
    </w:r>
    <w:r w:rsidRPr="00ED50C2">
      <w:rPr>
        <w:sz w:val="24"/>
      </w:rPr>
      <w:fldChar w:fldCharType="end"/>
    </w:r>
    <w:r w:rsidRPr="00ED50C2">
      <w:rPr>
        <w:sz w:val="24"/>
      </w:rPr>
      <w:fldChar w:fldCharType="begin"/>
    </w:r>
    <w:r w:rsidRPr="00ED50C2">
      <w:rPr>
        <w:sz w:val="24"/>
      </w:rPr>
      <w:instrText xml:space="preserve"> IF </w:instrText>
    </w:r>
    <w:r>
      <w:rPr>
        <w:bCs w:val="0"/>
      </w:rPr>
      <w:fldChar w:fldCharType="begin"/>
    </w:r>
    <w:r>
      <w:instrText xml:space="preserve"> DOCPROPERTY  Confidential  \* MERGEFORMAT </w:instrText>
    </w:r>
    <w:r>
      <w:rPr>
        <w:bCs w:val="0"/>
      </w:rPr>
      <w:fldChar w:fldCharType="separate"/>
    </w:r>
    <w:r w:rsidRPr="00ED50C2">
      <w:rPr>
        <w:b/>
        <w:sz w:val="24"/>
      </w:rPr>
      <w:instrText>Error! Unknown document property name.</w:instrText>
    </w:r>
    <w:r>
      <w:rPr>
        <w:b/>
        <w:bCs w:val="0"/>
        <w:sz w:val="24"/>
      </w:rPr>
      <w:fldChar w:fldCharType="end"/>
    </w:r>
    <w:r w:rsidRPr="00ED50C2">
      <w:rPr>
        <w:sz w:val="24"/>
      </w:rPr>
      <w:instrText xml:space="preserve"> = 2 "Microsoft and " "" \* MERGEFORMAT </w:instrText>
    </w:r>
    <w:r w:rsidRPr="00ED50C2">
      <w:rPr>
        <w:sz w:val="2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2E5EA" w14:textId="461C8028" w:rsidR="004A6DCD" w:rsidRPr="004822B9" w:rsidRDefault="004A6DCD" w:rsidP="004A6DCD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2E5ED" w14:textId="77777777" w:rsidR="004A6DCD" w:rsidRPr="003B730D" w:rsidRDefault="004A6DCD" w:rsidP="003B730D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7812DE28"/>
    <w:lvl w:ilvl="0">
      <w:start w:val="1"/>
      <w:numFmt w:val="bullet"/>
      <w:pStyle w:val="Bullet2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2"/>
      </w:rPr>
    </w:lvl>
  </w:abstractNum>
  <w:abstractNum w:abstractNumId="1" w15:restartNumberingAfterBreak="0">
    <w:nsid w:val="00000003"/>
    <w:multiLevelType w:val="singleLevel"/>
    <w:tmpl w:val="085AE366"/>
    <w:lvl w:ilvl="0"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2"/>
      </w:rPr>
    </w:lvl>
  </w:abstractNum>
  <w:abstractNum w:abstractNumId="2" w15:restartNumberingAfterBreak="0">
    <w:nsid w:val="003E0516"/>
    <w:multiLevelType w:val="multilevel"/>
    <w:tmpl w:val="A2F2C0E0"/>
    <w:lvl w:ilvl="0">
      <w:start w:val="1"/>
      <w:numFmt w:val="decimal"/>
      <w:lvlRestart w:val="0"/>
      <w:pStyle w:val="NumHeading1"/>
      <w:lvlText w:val="%1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1">
      <w:start w:val="1"/>
      <w:numFmt w:val="decimal"/>
      <w:pStyle w:val="NumHeading2"/>
      <w:lvlText w:val="%1.%2"/>
      <w:lvlJc w:val="left"/>
      <w:pPr>
        <w:tabs>
          <w:tab w:val="num" w:pos="936"/>
        </w:tabs>
        <w:ind w:left="936" w:hanging="794"/>
      </w:pPr>
      <w:rPr>
        <w:rFonts w:hint="default"/>
      </w:rPr>
    </w:lvl>
    <w:lvl w:ilvl="2">
      <w:start w:val="1"/>
      <w:numFmt w:val="decimal"/>
      <w:pStyle w:val="NumHeading3"/>
      <w:lvlText w:val="%1.%2.%3"/>
      <w:lvlJc w:val="left"/>
      <w:pPr>
        <w:tabs>
          <w:tab w:val="num" w:pos="2155"/>
        </w:tabs>
        <w:ind w:left="2155" w:hanging="1021"/>
      </w:pPr>
      <w:rPr>
        <w:rFonts w:asciiTheme="minorHAnsi" w:hAnsiTheme="minorHAnsi" w:hint="default"/>
        <w:b/>
      </w:rPr>
    </w:lvl>
    <w:lvl w:ilvl="3">
      <w:start w:val="1"/>
      <w:numFmt w:val="decimal"/>
      <w:pStyle w:val="NumHeading4"/>
      <w:lvlText w:val="%1.%2.%3.%4"/>
      <w:lvlJc w:val="left"/>
      <w:pPr>
        <w:tabs>
          <w:tab w:val="num" w:pos="5358"/>
        </w:tabs>
        <w:ind w:left="5358" w:hanging="1247"/>
      </w:pPr>
      <w:rPr>
        <w:rFonts w:hint="default"/>
      </w:rPr>
    </w:lvl>
    <w:lvl w:ilvl="4">
      <w:start w:val="1"/>
      <w:numFmt w:val="decimal"/>
      <w:pStyle w:val="NumHeading5"/>
      <w:lvlText w:val="%1.%2.%3.%4.%5"/>
      <w:lvlJc w:val="left"/>
      <w:pPr>
        <w:tabs>
          <w:tab w:val="num" w:pos="1474"/>
        </w:tabs>
        <w:ind w:left="1474" w:hanging="1474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tabs>
          <w:tab w:val="num" w:pos="2835"/>
        </w:tabs>
        <w:ind w:left="2835" w:hanging="26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27"/>
        </w:tabs>
        <w:ind w:left="3467" w:hanging="1080"/>
      </w:pPr>
      <w:rPr>
        <w:rFonts w:hint="default"/>
      </w:rPr>
    </w:lvl>
    <w:lvl w:ilvl="7">
      <w:start w:val="1"/>
      <w:numFmt w:val="upperLetter"/>
      <w:lvlRestart w:val="0"/>
      <w:pStyle w:val="HeadingAppendixOld"/>
      <w:lvlText w:val="APPENDIX %8"/>
      <w:lvlJc w:val="left"/>
      <w:pPr>
        <w:tabs>
          <w:tab w:val="num" w:pos="2155"/>
        </w:tabs>
        <w:ind w:left="2155" w:hanging="2155"/>
      </w:pPr>
      <w:rPr>
        <w:rFonts w:hint="default"/>
      </w:rPr>
    </w:lvl>
    <w:lvl w:ilvl="8">
      <w:start w:val="1"/>
      <w:numFmt w:val="upperRoman"/>
      <w:lvlRestart w:val="0"/>
      <w:pStyle w:val="HeadingPart"/>
      <w:lvlText w:val="PART %9"/>
      <w:lvlJc w:val="left"/>
      <w:pPr>
        <w:tabs>
          <w:tab w:val="num" w:pos="1418"/>
        </w:tabs>
        <w:ind w:left="1418" w:hanging="1418"/>
      </w:pPr>
      <w:rPr>
        <w:rFonts w:hint="default"/>
      </w:rPr>
    </w:lvl>
  </w:abstractNum>
  <w:abstractNum w:abstractNumId="3" w15:restartNumberingAfterBreak="0">
    <w:nsid w:val="00E861D2"/>
    <w:multiLevelType w:val="hybridMultilevel"/>
    <w:tmpl w:val="DA406612"/>
    <w:lvl w:ilvl="0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5C744E16">
      <w:start w:val="1"/>
      <w:numFmt w:val="bullet"/>
      <w:pStyle w:val="ListBullet3"/>
      <w:lvlText w:val=""/>
      <w:lvlJc w:val="left"/>
      <w:pPr>
        <w:tabs>
          <w:tab w:val="num" w:pos="2160"/>
        </w:tabs>
        <w:ind w:left="2141" w:hanging="341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1293855"/>
    <w:multiLevelType w:val="hybridMultilevel"/>
    <w:tmpl w:val="A336EF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13F71C6"/>
    <w:multiLevelType w:val="hybridMultilevel"/>
    <w:tmpl w:val="330CB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3657A5F"/>
    <w:multiLevelType w:val="hybridMultilevel"/>
    <w:tmpl w:val="8EB66760"/>
    <w:lvl w:ilvl="0" w:tplc="FFFFFFFF">
      <w:numFmt w:val="bullet"/>
      <w:pStyle w:val="Tablebullet1"/>
      <w:lvlText w:val=""/>
      <w:lvlJc w:val="left"/>
      <w:pPr>
        <w:tabs>
          <w:tab w:val="num" w:pos="1442"/>
        </w:tabs>
        <w:ind w:left="1442" w:hanging="440"/>
      </w:pPr>
      <w:rPr>
        <w:rFonts w:ascii="Symbol" w:hAnsi="Symbol" w:hint="default"/>
        <w:color w:val="auto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2A6D15"/>
    <w:multiLevelType w:val="hybridMultilevel"/>
    <w:tmpl w:val="3C90E6A0"/>
    <w:lvl w:ilvl="0" w:tplc="46F460CC">
      <w:start w:val="1"/>
      <w:numFmt w:val="lowerLetter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A362B1"/>
    <w:multiLevelType w:val="multilevel"/>
    <w:tmpl w:val="4B3227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isLgl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er5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Header5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1FE42314"/>
    <w:multiLevelType w:val="singleLevel"/>
    <w:tmpl w:val="CDE8DD5A"/>
    <w:lvl w:ilvl="0">
      <w:start w:val="1"/>
      <w:numFmt w:val="bullet"/>
      <w:pStyle w:val="Normal"/>
      <w:lvlText w:val="n"/>
      <w:lvlJc w:val="left"/>
      <w:pPr>
        <w:tabs>
          <w:tab w:val="num" w:pos="340"/>
        </w:tabs>
        <w:ind w:left="340" w:hanging="340"/>
      </w:pPr>
      <w:rPr>
        <w:rFonts w:ascii="Wingdings" w:hAnsi="Wingdings" w:hint="default"/>
        <w:sz w:val="18"/>
      </w:rPr>
    </w:lvl>
  </w:abstractNum>
  <w:abstractNum w:abstractNumId="10" w15:restartNumberingAfterBreak="0">
    <w:nsid w:val="21D34A53"/>
    <w:multiLevelType w:val="hybridMultilevel"/>
    <w:tmpl w:val="2C32C168"/>
    <w:lvl w:ilvl="0" w:tplc="040C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1" w15:restartNumberingAfterBreak="0">
    <w:nsid w:val="22AA04F3"/>
    <w:multiLevelType w:val="hybridMultilevel"/>
    <w:tmpl w:val="5EA2DEB4"/>
    <w:lvl w:ilvl="0" w:tplc="FFFFFFFF">
      <w:numFmt w:val="bullet"/>
      <w:pStyle w:val="Tablebullet2"/>
      <w:lvlText w:val=""/>
      <w:lvlJc w:val="left"/>
      <w:pPr>
        <w:tabs>
          <w:tab w:val="num" w:pos="440"/>
        </w:tabs>
        <w:ind w:left="440" w:hanging="440"/>
      </w:pPr>
      <w:rPr>
        <w:rFonts w:ascii="Symbol" w:hAnsi="Symbol" w:hint="default"/>
        <w:color w:val="auto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D637A1"/>
    <w:multiLevelType w:val="multilevel"/>
    <w:tmpl w:val="7D0EEA64"/>
    <w:styleLink w:val="BulletList-Multilevel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1F497D" w:themeColor="text2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F81BD" w:themeColor="accent1"/>
      </w:rPr>
    </w:lvl>
    <w:lvl w:ilvl="2">
      <w:start w:val="1"/>
      <w:numFmt w:val="bullet"/>
      <w:lvlText w:val="-"/>
      <w:lvlJc w:val="left"/>
      <w:pPr>
        <w:ind w:left="1080" w:hanging="360"/>
      </w:pPr>
      <w:rPr>
        <w:rFonts w:ascii="Arial" w:hAnsi="Arial" w:hint="default"/>
      </w:rPr>
    </w:lvl>
    <w:lvl w:ilvl="3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4F81BD" w:themeColor="accent1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4F81BD" w:themeColor="accent1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color w:val="4F81BD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Arial" w:hAnsi="Arial" w:hint="default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color w:val="4F81BD" w:themeColor="accent1"/>
      </w:rPr>
    </w:lvl>
  </w:abstractNum>
  <w:abstractNum w:abstractNumId="13" w15:restartNumberingAfterBreak="0">
    <w:nsid w:val="34B41BD8"/>
    <w:multiLevelType w:val="multilevel"/>
    <w:tmpl w:val="8F54FED0"/>
    <w:lvl w:ilvl="0">
      <w:start w:val="1"/>
      <w:numFmt w:val="decimal"/>
      <w:pStyle w:val="Head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er2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Header3"/>
      <w:isLgl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er4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 w15:restartNumberingAfterBreak="0">
    <w:nsid w:val="39453E96"/>
    <w:multiLevelType w:val="singleLevel"/>
    <w:tmpl w:val="832C8FF2"/>
    <w:lvl w:ilvl="0">
      <w:start w:val="1"/>
      <w:numFmt w:val="bullet"/>
      <w:pStyle w:val="ListBullet1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4"/>
      </w:rPr>
    </w:lvl>
  </w:abstractNum>
  <w:abstractNum w:abstractNumId="15" w15:restartNumberingAfterBreak="0">
    <w:nsid w:val="3A964BE8"/>
    <w:multiLevelType w:val="hybridMultilevel"/>
    <w:tmpl w:val="71DEAA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6F460CC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FAA63D4E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6759CD"/>
    <w:multiLevelType w:val="hybridMultilevel"/>
    <w:tmpl w:val="7108B71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003366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D837CEF"/>
    <w:multiLevelType w:val="hybridMultilevel"/>
    <w:tmpl w:val="C1F44348"/>
    <w:lvl w:ilvl="0" w:tplc="FFFFFFFF">
      <w:start w:val="1"/>
      <w:numFmt w:val="bullet"/>
      <w:pStyle w:val="TableTextBullets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422B5C"/>
    <w:multiLevelType w:val="multilevel"/>
    <w:tmpl w:val="BBCE5268"/>
    <w:styleLink w:val="BulletsTable"/>
    <w:lvl w:ilvl="0">
      <w:start w:val="1"/>
      <w:numFmt w:val="bullet"/>
      <w:lvlText w:val=""/>
      <w:lvlJc w:val="left"/>
      <w:pPr>
        <w:tabs>
          <w:tab w:val="num" w:pos="227"/>
        </w:tabs>
        <w:ind w:left="227" w:hanging="227"/>
      </w:pPr>
      <w:rPr>
        <w:rFonts w:ascii="Wingdings 2" w:eastAsia="Wingdings 2" w:hAnsi="Wingdings 2" w:cs="Wingdings 2" w:hint="default"/>
        <w:b w:val="0"/>
        <w:bCs w:val="0"/>
        <w:i w:val="0"/>
        <w:iCs w:val="0"/>
        <w:color w:val="808080"/>
        <w:sz w:val="18"/>
        <w:szCs w:val="18"/>
      </w:rPr>
    </w:lvl>
    <w:lvl w:ilvl="1">
      <w:start w:val="1"/>
      <w:numFmt w:val="bullet"/>
      <w:lvlText w:val=""/>
      <w:lvlJc w:val="left"/>
      <w:pPr>
        <w:tabs>
          <w:tab w:val="num" w:pos="454"/>
        </w:tabs>
        <w:ind w:left="454" w:hanging="227"/>
      </w:pPr>
      <w:rPr>
        <w:rFonts w:ascii="Wingdings 2" w:eastAsia="Wingdings 2" w:hAnsi="Wingdings 2" w:cs="Wingdings 2" w:hint="default"/>
        <w:bCs w:val="0"/>
        <w:iCs w:val="0"/>
        <w:color w:val="808080"/>
        <w:sz w:val="18"/>
        <w:szCs w:val="18"/>
      </w:rPr>
    </w:lvl>
    <w:lvl w:ilvl="2">
      <w:start w:val="1"/>
      <w:numFmt w:val="bullet"/>
      <w:lvlText w:val=""/>
      <w:lvlJc w:val="left"/>
      <w:pPr>
        <w:tabs>
          <w:tab w:val="num" w:pos="680"/>
        </w:tabs>
        <w:ind w:left="680" w:hanging="226"/>
      </w:pPr>
      <w:rPr>
        <w:rFonts w:ascii="Wingdings 2" w:eastAsia="Wingdings 2" w:hAnsi="Wingdings 2" w:cs="Wingdings 2" w:hint="default"/>
        <w:color w:val="808080"/>
        <w:sz w:val="18"/>
        <w:szCs w:val="18"/>
      </w:rPr>
    </w:lvl>
    <w:lvl w:ilvl="3">
      <w:start w:val="1"/>
      <w:numFmt w:val="bullet"/>
      <w:lvlText w:val=""/>
      <w:lvlJc w:val="left"/>
      <w:pPr>
        <w:tabs>
          <w:tab w:val="num" w:pos="907"/>
        </w:tabs>
        <w:ind w:left="907" w:hanging="227"/>
      </w:pPr>
      <w:rPr>
        <w:rFonts w:ascii="Wingdings 2" w:eastAsia="Wingdings 2" w:hAnsi="Wingdings 2" w:cs="Wingdings 2" w:hint="default"/>
        <w:color w:val="808080"/>
        <w:sz w:val="18"/>
        <w:szCs w:val="18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9" w15:restartNumberingAfterBreak="0">
    <w:nsid w:val="4F5C3659"/>
    <w:multiLevelType w:val="multilevel"/>
    <w:tmpl w:val="7D0EEA6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1F497D" w:themeColor="text2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F81BD" w:themeColor="accent1"/>
      </w:rPr>
    </w:lvl>
    <w:lvl w:ilvl="2">
      <w:start w:val="1"/>
      <w:numFmt w:val="bullet"/>
      <w:lvlText w:val="-"/>
      <w:lvlJc w:val="left"/>
      <w:pPr>
        <w:ind w:left="1080" w:hanging="360"/>
      </w:pPr>
      <w:rPr>
        <w:rFonts w:ascii="Arial" w:hAnsi="Arial" w:hint="default"/>
      </w:rPr>
    </w:lvl>
    <w:lvl w:ilvl="3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4F81BD" w:themeColor="accent1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4F81BD" w:themeColor="accent1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color w:val="4F81BD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Arial" w:hAnsi="Arial" w:hint="default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color w:val="4F81BD" w:themeColor="accent1"/>
      </w:rPr>
    </w:lvl>
  </w:abstractNum>
  <w:abstractNum w:abstractNumId="20" w15:restartNumberingAfterBreak="0">
    <w:nsid w:val="583A7B1F"/>
    <w:multiLevelType w:val="hybridMultilevel"/>
    <w:tmpl w:val="35764B12"/>
    <w:lvl w:ilvl="0" w:tplc="0C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1" w15:restartNumberingAfterBreak="0">
    <w:nsid w:val="5DD87C37"/>
    <w:multiLevelType w:val="hybridMultilevel"/>
    <w:tmpl w:val="35764B12"/>
    <w:lvl w:ilvl="0" w:tplc="0C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2" w15:restartNumberingAfterBreak="0">
    <w:nsid w:val="650244C0"/>
    <w:multiLevelType w:val="hybridMultilevel"/>
    <w:tmpl w:val="72244B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3C5BCA"/>
    <w:multiLevelType w:val="hybridMultilevel"/>
    <w:tmpl w:val="52864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DB46FE"/>
    <w:multiLevelType w:val="multilevel"/>
    <w:tmpl w:val="4328D3C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76AE4400"/>
    <w:multiLevelType w:val="hybridMultilevel"/>
    <w:tmpl w:val="61D0C7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6D33E6"/>
    <w:multiLevelType w:val="hybridMultilevel"/>
    <w:tmpl w:val="35764B12"/>
    <w:lvl w:ilvl="0" w:tplc="0C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7" w15:restartNumberingAfterBreak="0">
    <w:nsid w:val="7D4044F1"/>
    <w:multiLevelType w:val="hybridMultilevel"/>
    <w:tmpl w:val="0AA00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2901433">
    <w:abstractNumId w:val="0"/>
  </w:num>
  <w:num w:numId="2" w16cid:durableId="1860387696">
    <w:abstractNumId w:val="1"/>
  </w:num>
  <w:num w:numId="3" w16cid:durableId="1650474543">
    <w:abstractNumId w:val="6"/>
  </w:num>
  <w:num w:numId="4" w16cid:durableId="290480881">
    <w:abstractNumId w:val="11"/>
  </w:num>
  <w:num w:numId="5" w16cid:durableId="25176481">
    <w:abstractNumId w:val="8"/>
  </w:num>
  <w:num w:numId="6" w16cid:durableId="510026797">
    <w:abstractNumId w:val="13"/>
  </w:num>
  <w:num w:numId="7" w16cid:durableId="121120811">
    <w:abstractNumId w:val="17"/>
  </w:num>
  <w:num w:numId="8" w16cid:durableId="832641289">
    <w:abstractNumId w:val="9"/>
  </w:num>
  <w:num w:numId="9" w16cid:durableId="807405073">
    <w:abstractNumId w:val="24"/>
  </w:num>
  <w:num w:numId="10" w16cid:durableId="371420728">
    <w:abstractNumId w:val="3"/>
  </w:num>
  <w:num w:numId="11" w16cid:durableId="320743783">
    <w:abstractNumId w:val="14"/>
  </w:num>
  <w:num w:numId="12" w16cid:durableId="456217217">
    <w:abstractNumId w:val="16"/>
  </w:num>
  <w:num w:numId="13" w16cid:durableId="1354262986">
    <w:abstractNumId w:val="23"/>
  </w:num>
  <w:num w:numId="14" w16cid:durableId="660233916">
    <w:abstractNumId w:val="25"/>
  </w:num>
  <w:num w:numId="15" w16cid:durableId="768042402">
    <w:abstractNumId w:val="12"/>
  </w:num>
  <w:num w:numId="16" w16cid:durableId="115493731">
    <w:abstractNumId w:val="19"/>
  </w:num>
  <w:num w:numId="17" w16cid:durableId="187283829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9343931">
    <w:abstractNumId w:val="24"/>
  </w:num>
  <w:num w:numId="19" w16cid:durableId="624852146">
    <w:abstractNumId w:val="24"/>
  </w:num>
  <w:num w:numId="20" w16cid:durableId="958531391">
    <w:abstractNumId w:val="2"/>
  </w:num>
  <w:num w:numId="21" w16cid:durableId="1374693212">
    <w:abstractNumId w:val="18"/>
  </w:num>
  <w:num w:numId="22" w16cid:durableId="1049722138">
    <w:abstractNumId w:val="10"/>
  </w:num>
  <w:num w:numId="23" w16cid:durableId="90815550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6065766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301766948">
    <w:abstractNumId w:val="27"/>
  </w:num>
  <w:num w:numId="26" w16cid:durableId="545265276">
    <w:abstractNumId w:val="5"/>
  </w:num>
  <w:num w:numId="27" w16cid:durableId="1390809598">
    <w:abstractNumId w:val="26"/>
  </w:num>
  <w:num w:numId="28" w16cid:durableId="1475488187">
    <w:abstractNumId w:val="15"/>
  </w:num>
  <w:num w:numId="29" w16cid:durableId="149299238">
    <w:abstractNumId w:val="21"/>
  </w:num>
  <w:num w:numId="30" w16cid:durableId="1451316866">
    <w:abstractNumId w:val="4"/>
  </w:num>
  <w:num w:numId="31" w16cid:durableId="1414670328">
    <w:abstractNumId w:val="7"/>
  </w:num>
  <w:num w:numId="32" w16cid:durableId="1713726084">
    <w:abstractNumId w:val="20"/>
  </w:num>
  <w:num w:numId="33" w16cid:durableId="420838841">
    <w:abstractNumId w:val="22"/>
  </w:num>
  <w:numIdMacAtCleanup w:val="1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eed Sanai">
    <w15:presenceInfo w15:providerId="None" w15:userId="Saeed Sana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proofState w:spelling="clean" w:grammar="clean"/>
  <w:attachedTemplate r:id="rId1"/>
  <w:trackRevisions/>
  <w:defaultTabStop w:val="720"/>
  <w:hyphenationZone w:val="425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50" fill="f" fillcolor="white" stroke="f">
      <v:fill color="white" on="f"/>
      <v:stroke on="f"/>
      <o:colormru v:ext="edit" colors="#cb9f5b,#b5ac9f,#f7f2d0,#7d0d00,#45003e,#313f11,#062a5e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B6C"/>
    <w:rsid w:val="000111C5"/>
    <w:rsid w:val="00061C76"/>
    <w:rsid w:val="00090D21"/>
    <w:rsid w:val="000914CF"/>
    <w:rsid w:val="00094300"/>
    <w:rsid w:val="0009514D"/>
    <w:rsid w:val="000A1366"/>
    <w:rsid w:val="000B1232"/>
    <w:rsid w:val="000B6020"/>
    <w:rsid w:val="000B607A"/>
    <w:rsid w:val="000C611E"/>
    <w:rsid w:val="000E1C1B"/>
    <w:rsid w:val="00147B10"/>
    <w:rsid w:val="001549ED"/>
    <w:rsid w:val="001555B5"/>
    <w:rsid w:val="001672FD"/>
    <w:rsid w:val="001807A0"/>
    <w:rsid w:val="00187636"/>
    <w:rsid w:val="001A5791"/>
    <w:rsid w:val="001B29AE"/>
    <w:rsid w:val="001B74FD"/>
    <w:rsid w:val="00213161"/>
    <w:rsid w:val="002236EA"/>
    <w:rsid w:val="00226910"/>
    <w:rsid w:val="0022725F"/>
    <w:rsid w:val="00227F76"/>
    <w:rsid w:val="002340FA"/>
    <w:rsid w:val="00254753"/>
    <w:rsid w:val="00263312"/>
    <w:rsid w:val="0027682D"/>
    <w:rsid w:val="002862FC"/>
    <w:rsid w:val="00293A62"/>
    <w:rsid w:val="002F04DF"/>
    <w:rsid w:val="003308D9"/>
    <w:rsid w:val="0034713D"/>
    <w:rsid w:val="003557FD"/>
    <w:rsid w:val="00361164"/>
    <w:rsid w:val="00367D9F"/>
    <w:rsid w:val="00371F69"/>
    <w:rsid w:val="00381BC6"/>
    <w:rsid w:val="00383AC1"/>
    <w:rsid w:val="00383CB2"/>
    <w:rsid w:val="00384840"/>
    <w:rsid w:val="00387457"/>
    <w:rsid w:val="003B730D"/>
    <w:rsid w:val="003C1048"/>
    <w:rsid w:val="003C1117"/>
    <w:rsid w:val="003D0707"/>
    <w:rsid w:val="003D3FF7"/>
    <w:rsid w:val="0040688D"/>
    <w:rsid w:val="00416881"/>
    <w:rsid w:val="0041767E"/>
    <w:rsid w:val="00425A08"/>
    <w:rsid w:val="00431808"/>
    <w:rsid w:val="00431B28"/>
    <w:rsid w:val="00433E22"/>
    <w:rsid w:val="004357BF"/>
    <w:rsid w:val="00437E80"/>
    <w:rsid w:val="0044075E"/>
    <w:rsid w:val="00444FE2"/>
    <w:rsid w:val="00460891"/>
    <w:rsid w:val="00460949"/>
    <w:rsid w:val="00470F22"/>
    <w:rsid w:val="00490F9D"/>
    <w:rsid w:val="004A0AD3"/>
    <w:rsid w:val="004A2B6C"/>
    <w:rsid w:val="004A3758"/>
    <w:rsid w:val="004A4429"/>
    <w:rsid w:val="004A6DCD"/>
    <w:rsid w:val="004C257D"/>
    <w:rsid w:val="004D3050"/>
    <w:rsid w:val="004F6F5C"/>
    <w:rsid w:val="00502F43"/>
    <w:rsid w:val="00503F75"/>
    <w:rsid w:val="00510674"/>
    <w:rsid w:val="00513B9E"/>
    <w:rsid w:val="00530D29"/>
    <w:rsid w:val="00541EC9"/>
    <w:rsid w:val="005472F7"/>
    <w:rsid w:val="005524E3"/>
    <w:rsid w:val="00572225"/>
    <w:rsid w:val="0057543F"/>
    <w:rsid w:val="005754FF"/>
    <w:rsid w:val="005A4326"/>
    <w:rsid w:val="005B159B"/>
    <w:rsid w:val="005D707C"/>
    <w:rsid w:val="005E597A"/>
    <w:rsid w:val="005F1FD1"/>
    <w:rsid w:val="005F5E5F"/>
    <w:rsid w:val="00626A7C"/>
    <w:rsid w:val="00643DD2"/>
    <w:rsid w:val="006708C8"/>
    <w:rsid w:val="00690CAE"/>
    <w:rsid w:val="00696921"/>
    <w:rsid w:val="006970ED"/>
    <w:rsid w:val="00697742"/>
    <w:rsid w:val="006D0066"/>
    <w:rsid w:val="006F0184"/>
    <w:rsid w:val="0070395C"/>
    <w:rsid w:val="00704AB4"/>
    <w:rsid w:val="00711FC1"/>
    <w:rsid w:val="00730F55"/>
    <w:rsid w:val="00731E0A"/>
    <w:rsid w:val="00743556"/>
    <w:rsid w:val="007634EB"/>
    <w:rsid w:val="00767A42"/>
    <w:rsid w:val="00793D48"/>
    <w:rsid w:val="007B2260"/>
    <w:rsid w:val="007C6937"/>
    <w:rsid w:val="007D43C5"/>
    <w:rsid w:val="007D6B69"/>
    <w:rsid w:val="007F0589"/>
    <w:rsid w:val="007F7600"/>
    <w:rsid w:val="0081450C"/>
    <w:rsid w:val="00830B7E"/>
    <w:rsid w:val="008310D1"/>
    <w:rsid w:val="008630DA"/>
    <w:rsid w:val="008765BC"/>
    <w:rsid w:val="00893AC7"/>
    <w:rsid w:val="0089512F"/>
    <w:rsid w:val="008B296C"/>
    <w:rsid w:val="008B4AA6"/>
    <w:rsid w:val="008E1791"/>
    <w:rsid w:val="008F4AF6"/>
    <w:rsid w:val="008F6860"/>
    <w:rsid w:val="008F6D02"/>
    <w:rsid w:val="00900A39"/>
    <w:rsid w:val="009128B7"/>
    <w:rsid w:val="00912BBC"/>
    <w:rsid w:val="009276B2"/>
    <w:rsid w:val="0093633E"/>
    <w:rsid w:val="00941DA9"/>
    <w:rsid w:val="00951685"/>
    <w:rsid w:val="00956686"/>
    <w:rsid w:val="009907B9"/>
    <w:rsid w:val="009A16F0"/>
    <w:rsid w:val="009A2391"/>
    <w:rsid w:val="009A334E"/>
    <w:rsid w:val="009B1499"/>
    <w:rsid w:val="009B3981"/>
    <w:rsid w:val="009B787D"/>
    <w:rsid w:val="009C692F"/>
    <w:rsid w:val="009D63EB"/>
    <w:rsid w:val="009D6D0F"/>
    <w:rsid w:val="009F4982"/>
    <w:rsid w:val="00A04D1F"/>
    <w:rsid w:val="00A07D8B"/>
    <w:rsid w:val="00A213C0"/>
    <w:rsid w:val="00A247FB"/>
    <w:rsid w:val="00A2584C"/>
    <w:rsid w:val="00A272DA"/>
    <w:rsid w:val="00A33D6F"/>
    <w:rsid w:val="00A35F6A"/>
    <w:rsid w:val="00A360F0"/>
    <w:rsid w:val="00A37E78"/>
    <w:rsid w:val="00A40D38"/>
    <w:rsid w:val="00A519D3"/>
    <w:rsid w:val="00A65D91"/>
    <w:rsid w:val="00A81224"/>
    <w:rsid w:val="00AA54CD"/>
    <w:rsid w:val="00AB4D45"/>
    <w:rsid w:val="00AC0769"/>
    <w:rsid w:val="00AE2736"/>
    <w:rsid w:val="00AF0B62"/>
    <w:rsid w:val="00AF3D9C"/>
    <w:rsid w:val="00B138D2"/>
    <w:rsid w:val="00B20E53"/>
    <w:rsid w:val="00B46F4B"/>
    <w:rsid w:val="00B82C36"/>
    <w:rsid w:val="00BA3F1A"/>
    <w:rsid w:val="00BA4094"/>
    <w:rsid w:val="00BD4FDA"/>
    <w:rsid w:val="00BE61CC"/>
    <w:rsid w:val="00BF500C"/>
    <w:rsid w:val="00BF755A"/>
    <w:rsid w:val="00C061FC"/>
    <w:rsid w:val="00C10948"/>
    <w:rsid w:val="00C14242"/>
    <w:rsid w:val="00C2158F"/>
    <w:rsid w:val="00C31955"/>
    <w:rsid w:val="00C375BF"/>
    <w:rsid w:val="00C74357"/>
    <w:rsid w:val="00C87AF3"/>
    <w:rsid w:val="00C9017E"/>
    <w:rsid w:val="00CC556D"/>
    <w:rsid w:val="00CD4300"/>
    <w:rsid w:val="00CE1FB0"/>
    <w:rsid w:val="00CE6D0A"/>
    <w:rsid w:val="00D00611"/>
    <w:rsid w:val="00D269C2"/>
    <w:rsid w:val="00D47961"/>
    <w:rsid w:val="00D47E39"/>
    <w:rsid w:val="00D50A39"/>
    <w:rsid w:val="00D5203E"/>
    <w:rsid w:val="00D5320B"/>
    <w:rsid w:val="00D61913"/>
    <w:rsid w:val="00D62D50"/>
    <w:rsid w:val="00D6596A"/>
    <w:rsid w:val="00D87515"/>
    <w:rsid w:val="00DB07AF"/>
    <w:rsid w:val="00DB7B88"/>
    <w:rsid w:val="00DC688B"/>
    <w:rsid w:val="00DD3DE0"/>
    <w:rsid w:val="00DE10D4"/>
    <w:rsid w:val="00DE1B00"/>
    <w:rsid w:val="00DF027F"/>
    <w:rsid w:val="00DF1A57"/>
    <w:rsid w:val="00DF69F2"/>
    <w:rsid w:val="00E03444"/>
    <w:rsid w:val="00E05E1C"/>
    <w:rsid w:val="00E066F5"/>
    <w:rsid w:val="00E14150"/>
    <w:rsid w:val="00E14224"/>
    <w:rsid w:val="00E25D2E"/>
    <w:rsid w:val="00E403BB"/>
    <w:rsid w:val="00E4418C"/>
    <w:rsid w:val="00E44506"/>
    <w:rsid w:val="00E63A38"/>
    <w:rsid w:val="00E66427"/>
    <w:rsid w:val="00E8619B"/>
    <w:rsid w:val="00E96947"/>
    <w:rsid w:val="00EC1B8B"/>
    <w:rsid w:val="00EC5C52"/>
    <w:rsid w:val="00ED2D2C"/>
    <w:rsid w:val="00EE0DB7"/>
    <w:rsid w:val="00EF39E4"/>
    <w:rsid w:val="00F02971"/>
    <w:rsid w:val="00F132C2"/>
    <w:rsid w:val="00F17568"/>
    <w:rsid w:val="00F17D54"/>
    <w:rsid w:val="00F21E4D"/>
    <w:rsid w:val="00F23D0D"/>
    <w:rsid w:val="00F25F61"/>
    <w:rsid w:val="00F26EE7"/>
    <w:rsid w:val="00F33516"/>
    <w:rsid w:val="00F3449C"/>
    <w:rsid w:val="00F45298"/>
    <w:rsid w:val="00F51ABD"/>
    <w:rsid w:val="00F523B5"/>
    <w:rsid w:val="00F75052"/>
    <w:rsid w:val="00F85D36"/>
    <w:rsid w:val="00F8779F"/>
    <w:rsid w:val="00F903C6"/>
    <w:rsid w:val="00FA169C"/>
    <w:rsid w:val="00FA6A66"/>
    <w:rsid w:val="00FF4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o:colormru v:ext="edit" colors="#cb9f5b,#b5ac9f,#f7f2d0,#7d0d00,#45003e,#313f11,#062a5e"/>
    </o:shapedefaults>
    <o:shapelayout v:ext="edit">
      <o:idmap v:ext="edit" data="2"/>
    </o:shapelayout>
  </w:shapeDefaults>
  <w:decimalSymbol w:val="."/>
  <w:listSeparator w:val=","/>
  <w14:docId w14:val="3982E49F"/>
  <w15:docId w15:val="{6C5E975F-0C23-411E-A8A5-8A6011F3C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Times New Roman" w:hAnsi="Segoe UI" w:cs="Times New Roman"/>
        <w:bCs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0">
    <w:name w:val="Normal"/>
    <w:qFormat/>
    <w:rsid w:val="00AC0769"/>
  </w:style>
  <w:style w:type="paragraph" w:styleId="Heading1">
    <w:name w:val="heading 1"/>
    <w:aliases w:val="h1,II+,I,Head1,H1,1,Header 1,MainHeader,tchead,Section,Test Plan,Heading 10,Heading apps,Cha,Chapter,sidebar,new page/chapter,Chapter Title,Page Title,Page Title1,Page Title2,Page Title3,Page Title4,Page Title5,Page Title6,Phase,l1,Level 1"/>
    <w:basedOn w:val="Normal0"/>
    <w:next w:val="Normal0"/>
    <w:link w:val="Heading1Char"/>
    <w:qFormat/>
    <w:rsid w:val="00AA54CD"/>
    <w:pPr>
      <w:keepNext/>
      <w:pageBreakBefore/>
      <w:numPr>
        <w:numId w:val="9"/>
      </w:numPr>
      <w:shd w:val="clear" w:color="auto" w:fill="CDE5FF"/>
      <w:spacing w:before="240" w:after="60"/>
      <w:ind w:left="431" w:hanging="431"/>
      <w:jc w:val="center"/>
      <w:outlineLvl w:val="0"/>
    </w:pPr>
    <w:rPr>
      <w:kern w:val="32"/>
      <w:sz w:val="36"/>
    </w:rPr>
  </w:style>
  <w:style w:type="paragraph" w:styleId="Heading2">
    <w:name w:val="heading 2"/>
    <w:aliases w:val="h2,Activity,H2,A.B.C.,h2 main heading,h21,H21,A.B.C.1,heading 21,h2 main heading1,Activity1,Level I for #'s,hoofd 2,Heading2-bio,Career Exp.,2m,Heading 2 Hidden,ClassHeading,2nd level,Titre3,Heading 2rh,Module Name,Header 2,Major,heading 2"/>
    <w:basedOn w:val="Normal0"/>
    <w:next w:val="Normal0"/>
    <w:link w:val="Heading2Char"/>
    <w:qFormat/>
    <w:rsid w:val="00AA54CD"/>
    <w:pPr>
      <w:keepNext/>
      <w:numPr>
        <w:ilvl w:val="1"/>
        <w:numId w:val="9"/>
      </w:numPr>
      <w:spacing w:before="60" w:after="120"/>
      <w:outlineLvl w:val="1"/>
    </w:pPr>
    <w:rPr>
      <w:sz w:val="28"/>
    </w:rPr>
  </w:style>
  <w:style w:type="paragraph" w:styleId="Heading3">
    <w:name w:val="heading 3"/>
    <w:aliases w:val="h3,Task,Tsk,Function header 3,Function header 31,Function header 32,Function header 33,Function header 34,Function header 311,Function header 321,Function header 35,Function header 312,Function header 322,Function header 36,H3,subhead,Proposa"/>
    <w:basedOn w:val="Normal0"/>
    <w:next w:val="Normal0"/>
    <w:link w:val="Heading3Char"/>
    <w:qFormat/>
    <w:rsid w:val="00AA54CD"/>
    <w:pPr>
      <w:keepNext/>
      <w:numPr>
        <w:ilvl w:val="2"/>
        <w:numId w:val="9"/>
      </w:numPr>
      <w:spacing w:before="60" w:after="120"/>
      <w:ind w:left="1440"/>
      <w:outlineLvl w:val="2"/>
    </w:pPr>
    <w:rPr>
      <w:snapToGrid w:val="0"/>
      <w:sz w:val="28"/>
    </w:rPr>
  </w:style>
  <w:style w:type="paragraph" w:styleId="Heading4">
    <w:name w:val="heading 4"/>
    <w:aliases w:val="Map Title,Sub-Minor,dash,h4,a) b) c),h4 sub sub heading,Level III for #'s,l4,H4,list 4,Heading4,H4-Heading 4,heading4,a.,44,4 dash,d,Description,Heading No. L4,I4,Req,Heading_Numbered_4,Project table,Propos,Level 2 - a,heading 4"/>
    <w:basedOn w:val="Normal0"/>
    <w:next w:val="Normal0"/>
    <w:qFormat/>
    <w:rsid w:val="00AA54CD"/>
    <w:pPr>
      <w:keepNext/>
      <w:numPr>
        <w:ilvl w:val="3"/>
        <w:numId w:val="9"/>
      </w:numPr>
      <w:snapToGrid w:val="0"/>
      <w:ind w:left="2304"/>
      <w:outlineLvl w:val="3"/>
    </w:pPr>
    <w:rPr>
      <w:rFonts w:eastAsia="Arial Unicode MS"/>
      <w:b/>
    </w:rPr>
  </w:style>
  <w:style w:type="paragraph" w:styleId="Heading5">
    <w:name w:val="heading 5"/>
    <w:aliases w:val="Roman list,h5,Heading5,5 sub-bullet,sb,4,H5-Heading 5,l5,heading5"/>
    <w:basedOn w:val="Normal0"/>
    <w:next w:val="Normal0"/>
    <w:qFormat/>
    <w:rsid w:val="00383AC1"/>
    <w:pPr>
      <w:keepNext/>
      <w:numPr>
        <w:ilvl w:val="4"/>
        <w:numId w:val="9"/>
      </w:numPr>
      <w:spacing w:after="80"/>
      <w:ind w:left="3168"/>
      <w:outlineLvl w:val="4"/>
    </w:pPr>
    <w:rPr>
      <w:i/>
      <w:snapToGrid w:val="0"/>
    </w:rPr>
  </w:style>
  <w:style w:type="paragraph" w:styleId="Heading6">
    <w:name w:val="heading 6"/>
    <w:aliases w:val="h6,Heading6,H6,sub-dash,sd,5,7 sub-dash,6,Requirement,heading 6,hd6,fcl,figurecapl,Bullet list,appendix flysheet,Heading 6  Appendix Y &amp; Z,Legal Level 1.,Alpha List,H61,61,h61,Requirement1,H62,62,h62,H611,611,h611,Requirement11,H63,63,h63,H64"/>
    <w:basedOn w:val="Normal0"/>
    <w:next w:val="Normal0"/>
    <w:qFormat/>
    <w:rsid w:val="00A65D91"/>
    <w:pPr>
      <w:keepNext/>
      <w:numPr>
        <w:ilvl w:val="5"/>
        <w:numId w:val="9"/>
      </w:numPr>
      <w:ind w:left="3312"/>
      <w:outlineLvl w:val="5"/>
    </w:pPr>
    <w:rPr>
      <w:b/>
      <w:snapToGrid w:val="0"/>
    </w:rPr>
  </w:style>
  <w:style w:type="paragraph" w:styleId="Heading7">
    <w:name w:val="heading 7"/>
    <w:aliases w:val="letter list,lettered list,h7,Heading7,7,Objective,ExhibitTitle,heading7,req3,st,SDL title,heading 7,hd7,fcs,figurecaps,71,ExhibitTitle1,st1,Objective1,heading71,req31,72,ExhibitTitle2,st2,Objective2,heading72,req32,711,ExhibitTitle11,st11,73"/>
    <w:basedOn w:val="Normal0"/>
    <w:next w:val="Normal0"/>
    <w:qFormat/>
    <w:rsid w:val="00F21E4D"/>
    <w:pPr>
      <w:keepNext/>
      <w:numPr>
        <w:ilvl w:val="6"/>
        <w:numId w:val="9"/>
      </w:numPr>
      <w:outlineLvl w:val="6"/>
    </w:pPr>
    <w:rPr>
      <w:b/>
      <w:i/>
      <w:snapToGrid w:val="0"/>
      <w:color w:val="000000"/>
    </w:rPr>
  </w:style>
  <w:style w:type="paragraph" w:styleId="Heading8">
    <w:name w:val="heading 8"/>
    <w:aliases w:val="8,FigureTitle,Condition,requirement,req2,req,figure title,hd8,h8,Legal Level 1.1.1.,Appendix Level 2,Heading 8(unused),81,FigureTitle1,Condition1,requirement1,req21,req4,82,FigureTitle2,Condition2,requirement2,req22,req5,811,req211,heading 8"/>
    <w:basedOn w:val="Normal0"/>
    <w:next w:val="Normal0"/>
    <w:qFormat/>
    <w:rsid w:val="00F21E4D"/>
    <w:pPr>
      <w:keepNext/>
      <w:numPr>
        <w:ilvl w:val="7"/>
        <w:numId w:val="9"/>
      </w:numPr>
      <w:outlineLvl w:val="7"/>
    </w:pPr>
    <w:rPr>
      <w:b/>
      <w:sz w:val="28"/>
    </w:rPr>
  </w:style>
  <w:style w:type="paragraph" w:styleId="Heading9">
    <w:name w:val="heading 9"/>
    <w:aliases w:val="App Heading,Legal Level 1.1.1.1.,9,TableTitle,Cond'l Reqt.,rb,req bullet,req1,tt,table title,TableText,Table Title,heading 9,l9,Titre 10,App1,h9,appendix,91,TableTitle1,Cond'l Reqt.1,rb1,req bullet1,req11,92,TableTitle2,Cond'l Reqt.2,rb2,req12"/>
    <w:basedOn w:val="Normal0"/>
    <w:next w:val="Normal0"/>
    <w:qFormat/>
    <w:rsid w:val="00F21E4D"/>
    <w:pPr>
      <w:keepNext/>
      <w:numPr>
        <w:ilvl w:val="8"/>
        <w:numId w:val="9"/>
      </w:numPr>
      <w:outlineLvl w:val="8"/>
    </w:pPr>
    <w:rPr>
      <w:b/>
      <w:color w:val="FFFFF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0"/>
    <w:link w:val="FooterChar"/>
    <w:uiPriority w:val="99"/>
    <w:rsid w:val="00F21E4D"/>
    <w:pPr>
      <w:pBdr>
        <w:top w:val="single" w:sz="4" w:space="1" w:color="000080"/>
      </w:pBdr>
      <w:tabs>
        <w:tab w:val="center" w:pos="5040"/>
        <w:tab w:val="right" w:pos="10224"/>
      </w:tabs>
    </w:pPr>
    <w:rPr>
      <w:color w:val="000080"/>
      <w:sz w:val="16"/>
    </w:rPr>
  </w:style>
  <w:style w:type="character" w:styleId="PageNumber">
    <w:name w:val="page number"/>
    <w:basedOn w:val="DefaultParagraphFont"/>
    <w:semiHidden/>
    <w:rsid w:val="00F21E4D"/>
  </w:style>
  <w:style w:type="paragraph" w:styleId="TOC1">
    <w:name w:val="toc 1"/>
    <w:basedOn w:val="Normal0"/>
    <w:next w:val="Normal0"/>
    <w:uiPriority w:val="39"/>
    <w:rsid w:val="00F21E4D"/>
    <w:pPr>
      <w:spacing w:before="120" w:after="120"/>
    </w:pPr>
    <w:rPr>
      <w:rFonts w:ascii="Times New Roman" w:hAnsi="Times New Roman"/>
      <w:b/>
      <w:bCs w:val="0"/>
      <w:caps/>
    </w:rPr>
  </w:style>
  <w:style w:type="paragraph" w:styleId="TOC2">
    <w:name w:val="toc 2"/>
    <w:basedOn w:val="Normal0"/>
    <w:next w:val="Normal0"/>
    <w:uiPriority w:val="39"/>
    <w:rsid w:val="00F21E4D"/>
    <w:pPr>
      <w:ind w:left="220"/>
    </w:pPr>
    <w:rPr>
      <w:rFonts w:ascii="Times New Roman" w:hAnsi="Times New Roman"/>
      <w:smallCaps/>
    </w:rPr>
  </w:style>
  <w:style w:type="paragraph" w:styleId="TOC3">
    <w:name w:val="toc 3"/>
    <w:basedOn w:val="Normal0"/>
    <w:next w:val="Normal0"/>
    <w:autoRedefine/>
    <w:uiPriority w:val="39"/>
    <w:rsid w:val="00F21E4D"/>
    <w:pPr>
      <w:ind w:left="440"/>
    </w:pPr>
    <w:rPr>
      <w:rFonts w:ascii="Times New Roman" w:hAnsi="Times New Roman"/>
      <w:i/>
      <w:iCs/>
    </w:rPr>
  </w:style>
  <w:style w:type="paragraph" w:styleId="TOC4">
    <w:name w:val="toc 4"/>
    <w:basedOn w:val="Normal0"/>
    <w:next w:val="Normal0"/>
    <w:autoRedefine/>
    <w:semiHidden/>
    <w:rsid w:val="00F21E4D"/>
    <w:pPr>
      <w:ind w:left="660"/>
    </w:pPr>
    <w:rPr>
      <w:rFonts w:ascii="Times New Roman" w:hAnsi="Times New Roman"/>
      <w:szCs w:val="21"/>
    </w:rPr>
  </w:style>
  <w:style w:type="paragraph" w:styleId="TOC5">
    <w:name w:val="toc 5"/>
    <w:basedOn w:val="Normal0"/>
    <w:next w:val="Normal0"/>
    <w:autoRedefine/>
    <w:semiHidden/>
    <w:rsid w:val="00F21E4D"/>
    <w:pPr>
      <w:ind w:left="880"/>
    </w:pPr>
    <w:rPr>
      <w:rFonts w:ascii="Times New Roman" w:hAnsi="Times New Roman"/>
      <w:szCs w:val="21"/>
    </w:rPr>
  </w:style>
  <w:style w:type="paragraph" w:styleId="TOC6">
    <w:name w:val="toc 6"/>
    <w:basedOn w:val="Normal0"/>
    <w:next w:val="Normal0"/>
    <w:autoRedefine/>
    <w:semiHidden/>
    <w:rsid w:val="00F21E4D"/>
    <w:pPr>
      <w:ind w:left="1100"/>
    </w:pPr>
    <w:rPr>
      <w:rFonts w:ascii="Times New Roman" w:hAnsi="Times New Roman"/>
      <w:szCs w:val="21"/>
    </w:rPr>
  </w:style>
  <w:style w:type="paragraph" w:styleId="TOC7">
    <w:name w:val="toc 7"/>
    <w:basedOn w:val="Normal0"/>
    <w:next w:val="Normal0"/>
    <w:autoRedefine/>
    <w:semiHidden/>
    <w:rsid w:val="00F21E4D"/>
    <w:pPr>
      <w:ind w:left="1320"/>
    </w:pPr>
    <w:rPr>
      <w:rFonts w:ascii="Times New Roman" w:hAnsi="Times New Roman"/>
      <w:szCs w:val="21"/>
    </w:rPr>
  </w:style>
  <w:style w:type="paragraph" w:styleId="TOC8">
    <w:name w:val="toc 8"/>
    <w:basedOn w:val="Normal0"/>
    <w:next w:val="Normal0"/>
    <w:autoRedefine/>
    <w:semiHidden/>
    <w:rsid w:val="00F21E4D"/>
    <w:pPr>
      <w:ind w:left="1540"/>
    </w:pPr>
    <w:rPr>
      <w:rFonts w:ascii="Times New Roman" w:hAnsi="Times New Roman"/>
      <w:szCs w:val="21"/>
    </w:rPr>
  </w:style>
  <w:style w:type="paragraph" w:styleId="TOC9">
    <w:name w:val="toc 9"/>
    <w:basedOn w:val="Normal0"/>
    <w:next w:val="Normal0"/>
    <w:autoRedefine/>
    <w:semiHidden/>
    <w:rsid w:val="00F21E4D"/>
    <w:pPr>
      <w:ind w:left="1760"/>
    </w:pPr>
    <w:rPr>
      <w:rFonts w:ascii="Times New Roman" w:hAnsi="Times New Roman"/>
      <w:szCs w:val="21"/>
    </w:rPr>
  </w:style>
  <w:style w:type="character" w:styleId="Hyperlink">
    <w:name w:val="Hyperlink"/>
    <w:basedOn w:val="DefaultParagraphFont"/>
    <w:uiPriority w:val="99"/>
    <w:rsid w:val="00F21E4D"/>
    <w:rPr>
      <w:color w:val="0000FF"/>
      <w:u w:val="single"/>
    </w:rPr>
  </w:style>
  <w:style w:type="paragraph" w:styleId="Index1">
    <w:name w:val="index 1"/>
    <w:basedOn w:val="Normal0"/>
    <w:next w:val="Normal0"/>
    <w:autoRedefine/>
    <w:semiHidden/>
    <w:rsid w:val="00F21E4D"/>
    <w:pPr>
      <w:ind w:left="200" w:hanging="200"/>
    </w:pPr>
  </w:style>
  <w:style w:type="paragraph" w:styleId="Index2">
    <w:name w:val="index 2"/>
    <w:basedOn w:val="Normal0"/>
    <w:next w:val="Normal0"/>
    <w:autoRedefine/>
    <w:semiHidden/>
    <w:rsid w:val="00F21E4D"/>
    <w:pPr>
      <w:ind w:left="400" w:hanging="200"/>
    </w:pPr>
  </w:style>
  <w:style w:type="paragraph" w:styleId="Index3">
    <w:name w:val="index 3"/>
    <w:basedOn w:val="Normal0"/>
    <w:next w:val="Normal0"/>
    <w:autoRedefine/>
    <w:semiHidden/>
    <w:rsid w:val="00F21E4D"/>
    <w:pPr>
      <w:ind w:left="600" w:hanging="200"/>
    </w:pPr>
  </w:style>
  <w:style w:type="paragraph" w:styleId="Index4">
    <w:name w:val="index 4"/>
    <w:basedOn w:val="Normal0"/>
    <w:next w:val="Normal0"/>
    <w:autoRedefine/>
    <w:semiHidden/>
    <w:rsid w:val="00F21E4D"/>
    <w:pPr>
      <w:ind w:left="800" w:hanging="200"/>
    </w:pPr>
  </w:style>
  <w:style w:type="paragraph" w:styleId="Index5">
    <w:name w:val="index 5"/>
    <w:basedOn w:val="Normal0"/>
    <w:next w:val="Normal0"/>
    <w:autoRedefine/>
    <w:semiHidden/>
    <w:rsid w:val="00F21E4D"/>
    <w:pPr>
      <w:ind w:left="1000" w:hanging="200"/>
    </w:pPr>
  </w:style>
  <w:style w:type="paragraph" w:styleId="Index6">
    <w:name w:val="index 6"/>
    <w:basedOn w:val="Normal0"/>
    <w:next w:val="Normal0"/>
    <w:autoRedefine/>
    <w:semiHidden/>
    <w:rsid w:val="00F21E4D"/>
    <w:pPr>
      <w:ind w:left="1200" w:hanging="200"/>
    </w:pPr>
  </w:style>
  <w:style w:type="paragraph" w:styleId="Index7">
    <w:name w:val="index 7"/>
    <w:basedOn w:val="Normal0"/>
    <w:next w:val="Normal0"/>
    <w:autoRedefine/>
    <w:semiHidden/>
    <w:rsid w:val="00F21E4D"/>
    <w:pPr>
      <w:ind w:left="1400" w:hanging="200"/>
    </w:pPr>
  </w:style>
  <w:style w:type="paragraph" w:styleId="Index8">
    <w:name w:val="index 8"/>
    <w:basedOn w:val="Normal0"/>
    <w:next w:val="Normal0"/>
    <w:autoRedefine/>
    <w:semiHidden/>
    <w:rsid w:val="00F21E4D"/>
    <w:pPr>
      <w:ind w:left="1600" w:hanging="200"/>
    </w:pPr>
  </w:style>
  <w:style w:type="paragraph" w:styleId="Index9">
    <w:name w:val="index 9"/>
    <w:basedOn w:val="Normal0"/>
    <w:next w:val="Normal0"/>
    <w:autoRedefine/>
    <w:semiHidden/>
    <w:rsid w:val="00F21E4D"/>
    <w:pPr>
      <w:ind w:left="1800" w:hanging="200"/>
    </w:pPr>
  </w:style>
  <w:style w:type="paragraph" w:styleId="IndexHeading">
    <w:name w:val="index heading"/>
    <w:basedOn w:val="Normal0"/>
    <w:next w:val="Index1"/>
    <w:semiHidden/>
    <w:rsid w:val="00F21E4D"/>
  </w:style>
  <w:style w:type="character" w:styleId="FollowedHyperlink">
    <w:name w:val="FollowedHyperlink"/>
    <w:basedOn w:val="DefaultParagraphFont"/>
    <w:semiHidden/>
    <w:rsid w:val="00F21E4D"/>
    <w:rPr>
      <w:color w:val="800080"/>
      <w:u w:val="single"/>
    </w:rPr>
  </w:style>
  <w:style w:type="paragraph" w:styleId="Header">
    <w:name w:val="header"/>
    <w:basedOn w:val="Normal0"/>
    <w:rsid w:val="00F21E4D"/>
    <w:pPr>
      <w:pBdr>
        <w:bottom w:val="single" w:sz="4" w:space="1" w:color="000080"/>
      </w:pBdr>
      <w:tabs>
        <w:tab w:val="center" w:pos="4320"/>
        <w:tab w:val="right" w:pos="8640"/>
      </w:tabs>
    </w:pPr>
    <w:rPr>
      <w:sz w:val="16"/>
    </w:rPr>
  </w:style>
  <w:style w:type="paragraph" w:customStyle="1" w:styleId="Header1">
    <w:name w:val="*Header 1"/>
    <w:rsid w:val="00F21E4D"/>
    <w:pPr>
      <w:keepNext/>
      <w:numPr>
        <w:numId w:val="6"/>
      </w:numPr>
      <w:spacing w:before="240" w:after="120"/>
      <w:outlineLvl w:val="0"/>
    </w:pPr>
    <w:rPr>
      <w:rFonts w:ascii="Arial" w:hAnsi="Arial" w:cs="Arial"/>
      <w:b/>
      <w:caps/>
      <w:sz w:val="28"/>
    </w:rPr>
  </w:style>
  <w:style w:type="paragraph" w:customStyle="1" w:styleId="Header2">
    <w:name w:val="*Header 2"/>
    <w:rsid w:val="00F21E4D"/>
    <w:pPr>
      <w:keepNext/>
      <w:keepLines/>
      <w:numPr>
        <w:ilvl w:val="1"/>
        <w:numId w:val="6"/>
      </w:numPr>
      <w:spacing w:before="120" w:after="120"/>
      <w:outlineLvl w:val="1"/>
    </w:pPr>
    <w:rPr>
      <w:b/>
    </w:rPr>
  </w:style>
  <w:style w:type="paragraph" w:customStyle="1" w:styleId="Header3">
    <w:name w:val="*Header 3"/>
    <w:rsid w:val="00F21E4D"/>
    <w:pPr>
      <w:keepNext/>
      <w:keepLines/>
      <w:numPr>
        <w:ilvl w:val="2"/>
        <w:numId w:val="6"/>
      </w:numPr>
      <w:spacing w:before="120" w:after="120"/>
      <w:ind w:left="720" w:firstLine="0"/>
      <w:outlineLvl w:val="2"/>
    </w:pPr>
    <w:rPr>
      <w:b/>
      <w:sz w:val="22"/>
    </w:rPr>
  </w:style>
  <w:style w:type="paragraph" w:customStyle="1" w:styleId="Body1">
    <w:name w:val="*Body 1"/>
    <w:aliases w:val="body,bd,b-heading 1/heading 2,heading1body-heading2body,b-heading,b14...,2,b14,BD,Fax Body,Bod,bo,Body text,Letter Body,Memo Body,Body,body1,full cell text,by,Report Body,OpinBody,Proposal Body,memo body,Bullet for no #'s,bullet,b-heading 1"/>
    <w:rsid w:val="00F21E4D"/>
    <w:pPr>
      <w:spacing w:after="120"/>
    </w:pPr>
    <w:rPr>
      <w:sz w:val="22"/>
    </w:rPr>
  </w:style>
  <w:style w:type="paragraph" w:customStyle="1" w:styleId="Bullet2">
    <w:name w:val="*Bullet 2"/>
    <w:basedOn w:val="Normal0"/>
    <w:rsid w:val="00F21E4D"/>
    <w:pPr>
      <w:keepLines/>
      <w:numPr>
        <w:numId w:val="1"/>
      </w:numPr>
      <w:spacing w:before="20" w:after="20"/>
    </w:pPr>
  </w:style>
  <w:style w:type="paragraph" w:customStyle="1" w:styleId="Bullet1">
    <w:name w:val="*Bullet 1"/>
    <w:basedOn w:val="Normal0"/>
    <w:rsid w:val="00F21E4D"/>
    <w:pPr>
      <w:keepLines/>
      <w:numPr>
        <w:numId w:val="2"/>
      </w:numPr>
      <w:spacing w:before="40" w:after="20"/>
    </w:pPr>
    <w:rPr>
      <w:color w:val="000000"/>
    </w:rPr>
  </w:style>
  <w:style w:type="paragraph" w:customStyle="1" w:styleId="Bullet20">
    <w:name w:val="*Bullet2"/>
    <w:rsid w:val="00F21E4D"/>
    <w:pPr>
      <w:tabs>
        <w:tab w:val="num" w:pos="1980"/>
      </w:tabs>
      <w:spacing w:before="80" w:after="200" w:line="280" w:lineRule="exact"/>
      <w:ind w:left="1980" w:hanging="360"/>
    </w:pPr>
    <w:rPr>
      <w:rFonts w:ascii="Arial" w:eastAsia="Times" w:hAnsi="Arial"/>
      <w:noProof/>
    </w:rPr>
  </w:style>
  <w:style w:type="character" w:styleId="Strong">
    <w:name w:val="Strong"/>
    <w:basedOn w:val="DefaultParagraphFont"/>
    <w:uiPriority w:val="22"/>
    <w:qFormat/>
    <w:rsid w:val="00F21E4D"/>
    <w:rPr>
      <w:b/>
      <w:bCs w:val="0"/>
    </w:rPr>
  </w:style>
  <w:style w:type="paragraph" w:customStyle="1" w:styleId="AuthorAddress">
    <w:name w:val="*Author Address"/>
    <w:basedOn w:val="Body1"/>
    <w:rsid w:val="00F21E4D"/>
    <w:pPr>
      <w:spacing w:after="0"/>
    </w:pPr>
  </w:style>
  <w:style w:type="paragraph" w:customStyle="1" w:styleId="AuthorName">
    <w:name w:val="*Author Name"/>
    <w:basedOn w:val="Body1"/>
    <w:rsid w:val="00F21E4D"/>
    <w:pPr>
      <w:spacing w:after="0"/>
    </w:pPr>
    <w:rPr>
      <w:b/>
    </w:rPr>
  </w:style>
  <w:style w:type="paragraph" w:customStyle="1" w:styleId="DocumentTitle">
    <w:name w:val="*Document Title"/>
    <w:rsid w:val="00F21E4D"/>
    <w:pPr>
      <w:framePr w:hSpace="187" w:vSpace="187" w:wrap="around" w:vAnchor="text" w:hAnchor="text" w:y="1"/>
      <w:jc w:val="center"/>
    </w:pPr>
    <w:rPr>
      <w:b/>
      <w:smallCaps/>
      <w:noProof/>
      <w:sz w:val="32"/>
    </w:rPr>
  </w:style>
  <w:style w:type="paragraph" w:customStyle="1" w:styleId="CoverPageInfo">
    <w:name w:val="*Cover Page Info"/>
    <w:rsid w:val="00F21E4D"/>
    <w:pPr>
      <w:framePr w:hSpace="187" w:vSpace="187" w:wrap="around" w:vAnchor="text" w:hAnchor="text" w:y="1"/>
      <w:spacing w:after="120"/>
      <w:jc w:val="center"/>
    </w:pPr>
    <w:rPr>
      <w:b/>
    </w:rPr>
  </w:style>
  <w:style w:type="paragraph" w:customStyle="1" w:styleId="Header4">
    <w:name w:val="*Header 4"/>
    <w:rsid w:val="00F21E4D"/>
    <w:pPr>
      <w:numPr>
        <w:ilvl w:val="3"/>
        <w:numId w:val="6"/>
      </w:numPr>
      <w:spacing w:before="120" w:after="120"/>
      <w:ind w:left="720" w:firstLine="0"/>
      <w:outlineLvl w:val="3"/>
    </w:pPr>
    <w:rPr>
      <w:b/>
      <w:i/>
      <w:sz w:val="22"/>
    </w:rPr>
  </w:style>
  <w:style w:type="paragraph" w:customStyle="1" w:styleId="HN1NotHeader1">
    <w:name w:val="*HN 1 Not Header 1"/>
    <w:basedOn w:val="Header1"/>
    <w:rsid w:val="00F21E4D"/>
    <w:pPr>
      <w:spacing w:before="120"/>
    </w:pPr>
  </w:style>
  <w:style w:type="paragraph" w:customStyle="1" w:styleId="Header5">
    <w:name w:val="*Header 5"/>
    <w:basedOn w:val="Header4"/>
    <w:rsid w:val="00F21E4D"/>
    <w:pPr>
      <w:numPr>
        <w:ilvl w:val="4"/>
        <w:numId w:val="5"/>
      </w:numPr>
      <w:spacing w:before="240"/>
      <w:outlineLvl w:val="4"/>
    </w:pPr>
    <w:rPr>
      <w:b w:val="0"/>
      <w:i w:val="0"/>
      <w:u w:val="single"/>
    </w:rPr>
  </w:style>
  <w:style w:type="paragraph" w:customStyle="1" w:styleId="Tablebodytext">
    <w:name w:val="*Table body text"/>
    <w:basedOn w:val="Normal0"/>
    <w:rsid w:val="00F21E4D"/>
    <w:pPr>
      <w:spacing w:before="60" w:after="60"/>
    </w:pPr>
    <w:rPr>
      <w:rFonts w:ascii="Times New Roman" w:hAnsi="Times New Roman"/>
      <w:sz w:val="20"/>
    </w:rPr>
  </w:style>
  <w:style w:type="paragraph" w:styleId="BodyText2">
    <w:name w:val="Body Text 2"/>
    <w:basedOn w:val="Normal0"/>
    <w:semiHidden/>
    <w:rsid w:val="00F21E4D"/>
    <w:rPr>
      <w:sz w:val="16"/>
    </w:rPr>
  </w:style>
  <w:style w:type="paragraph" w:customStyle="1" w:styleId="Tablebullet1">
    <w:name w:val="*Table bullet 1"/>
    <w:basedOn w:val="Normal0"/>
    <w:rsid w:val="00F21E4D"/>
    <w:pPr>
      <w:numPr>
        <w:numId w:val="3"/>
      </w:numPr>
      <w:tabs>
        <w:tab w:val="clear" w:pos="1442"/>
        <w:tab w:val="num" w:pos="282"/>
      </w:tabs>
      <w:spacing w:after="60"/>
      <w:ind w:left="288" w:hanging="288"/>
    </w:pPr>
    <w:rPr>
      <w:rFonts w:ascii="Times New Roman" w:hAnsi="Times New Roman"/>
      <w:sz w:val="20"/>
    </w:rPr>
  </w:style>
  <w:style w:type="paragraph" w:customStyle="1" w:styleId="Tablebullet2">
    <w:name w:val="*Table bullet 2"/>
    <w:basedOn w:val="Normal0"/>
    <w:rsid w:val="00F21E4D"/>
    <w:pPr>
      <w:numPr>
        <w:numId w:val="4"/>
      </w:numPr>
      <w:tabs>
        <w:tab w:val="clear" w:pos="440"/>
        <w:tab w:val="left" w:pos="552"/>
      </w:tabs>
      <w:spacing w:after="60"/>
      <w:ind w:left="562" w:hanging="274"/>
    </w:pPr>
    <w:rPr>
      <w:rFonts w:ascii="Times New Roman" w:hAnsi="Times New Roman"/>
      <w:sz w:val="20"/>
    </w:rPr>
  </w:style>
  <w:style w:type="paragraph" w:styleId="DocumentMap">
    <w:name w:val="Document Map"/>
    <w:basedOn w:val="Normal0"/>
    <w:semiHidden/>
    <w:rsid w:val="00F21E4D"/>
    <w:pPr>
      <w:shd w:val="clear" w:color="auto" w:fill="000080"/>
    </w:pPr>
    <w:rPr>
      <w:rFonts w:ascii="Tahoma" w:hAnsi="Tahoma" w:cs="Tahoma"/>
    </w:rPr>
  </w:style>
  <w:style w:type="paragraph" w:customStyle="1" w:styleId="ResumeName">
    <w:name w:val="*Resume Name"/>
    <w:basedOn w:val="Body1"/>
    <w:rsid w:val="00F21E4D"/>
    <w:pPr>
      <w:spacing w:after="0"/>
    </w:pPr>
    <w:rPr>
      <w:b/>
    </w:rPr>
  </w:style>
  <w:style w:type="paragraph" w:customStyle="1" w:styleId="ResumeTitle">
    <w:name w:val="*Resume Title"/>
    <w:basedOn w:val="ResumeName"/>
    <w:rsid w:val="00F21E4D"/>
    <w:pPr>
      <w:spacing w:after="240"/>
    </w:pPr>
    <w:rPr>
      <w:i/>
    </w:rPr>
  </w:style>
  <w:style w:type="paragraph" w:customStyle="1" w:styleId="FigureTableCaption">
    <w:name w:val="*Figure/Table Caption"/>
    <w:basedOn w:val="Body1"/>
    <w:rsid w:val="00F21E4D"/>
    <w:pPr>
      <w:spacing w:before="60"/>
      <w:jc w:val="center"/>
    </w:pPr>
    <w:rPr>
      <w:b/>
      <w:i/>
      <w:sz w:val="20"/>
    </w:rPr>
  </w:style>
  <w:style w:type="paragraph" w:customStyle="1" w:styleId="QualificationTitle">
    <w:name w:val="*Qualification Title"/>
    <w:basedOn w:val="Body1"/>
    <w:rsid w:val="00F21E4D"/>
    <w:pPr>
      <w:spacing w:after="180"/>
    </w:pPr>
    <w:rPr>
      <w:b/>
    </w:rPr>
  </w:style>
  <w:style w:type="paragraph" w:customStyle="1" w:styleId="QualificationSubheader">
    <w:name w:val="*Qualification Subheader"/>
    <w:basedOn w:val="QualificationTitle"/>
    <w:rsid w:val="00F21E4D"/>
    <w:pPr>
      <w:spacing w:after="120"/>
    </w:pPr>
    <w:rPr>
      <w:i/>
    </w:rPr>
  </w:style>
  <w:style w:type="paragraph" w:customStyle="1" w:styleId="TemplateGuide">
    <w:name w:val="TemplateGuide"/>
    <w:basedOn w:val="Body1"/>
    <w:rsid w:val="00F21E4D"/>
    <w:rPr>
      <w:i/>
      <w:color w:val="0000FF"/>
    </w:rPr>
  </w:style>
  <w:style w:type="paragraph" w:styleId="BodyTextIndent">
    <w:name w:val="Body Text Indent"/>
    <w:basedOn w:val="Normal0"/>
    <w:semiHidden/>
    <w:rsid w:val="00F21E4D"/>
    <w:pPr>
      <w:autoSpaceDE w:val="0"/>
      <w:autoSpaceDN w:val="0"/>
      <w:adjustRightInd w:val="0"/>
      <w:ind w:firstLine="720"/>
      <w:jc w:val="both"/>
    </w:pPr>
    <w:rPr>
      <w:rFonts w:cs="Arial"/>
      <w:szCs w:val="22"/>
    </w:rPr>
  </w:style>
  <w:style w:type="paragraph" w:customStyle="1" w:styleId="FrontPageInfo">
    <w:name w:val="Front Page Info"/>
    <w:basedOn w:val="Normal0"/>
    <w:rsid w:val="00F21E4D"/>
    <w:pPr>
      <w:tabs>
        <w:tab w:val="right" w:pos="5760"/>
        <w:tab w:val="left" w:pos="6480"/>
      </w:tabs>
      <w:jc w:val="both"/>
    </w:pPr>
  </w:style>
  <w:style w:type="paragraph" w:customStyle="1" w:styleId="BaseToc">
    <w:name w:val="Base Toc"/>
    <w:rsid w:val="00F21E4D"/>
    <w:pPr>
      <w:tabs>
        <w:tab w:val="left" w:pos="360"/>
        <w:tab w:val="right" w:leader="dot" w:pos="9000"/>
      </w:tabs>
      <w:spacing w:before="240"/>
    </w:pPr>
    <w:rPr>
      <w:rFonts w:ascii="Arial" w:hAnsi="Arial"/>
      <w:sz w:val="22"/>
    </w:rPr>
  </w:style>
  <w:style w:type="paragraph" w:customStyle="1" w:styleId="OrganizationName">
    <w:name w:val="*Organization Name"/>
    <w:basedOn w:val="TitleTop"/>
    <w:rsid w:val="00F21E4D"/>
  </w:style>
  <w:style w:type="paragraph" w:customStyle="1" w:styleId="TitleTop">
    <w:name w:val="TitleTop"/>
    <w:basedOn w:val="Title"/>
    <w:rsid w:val="00F21E4D"/>
    <w:pPr>
      <w:pBdr>
        <w:top w:val="single" w:sz="18" w:space="1" w:color="auto"/>
      </w:pBdr>
      <w:spacing w:before="360"/>
    </w:pPr>
  </w:style>
  <w:style w:type="paragraph" w:styleId="Title">
    <w:name w:val="Title"/>
    <w:basedOn w:val="Normal0"/>
    <w:qFormat/>
    <w:rsid w:val="00F21E4D"/>
    <w:pPr>
      <w:shd w:val="pct5" w:color="000000" w:fill="FFFFFF"/>
      <w:jc w:val="right"/>
    </w:pPr>
    <w:rPr>
      <w:b/>
      <w:noProof/>
      <w:sz w:val="56"/>
    </w:rPr>
  </w:style>
  <w:style w:type="paragraph" w:customStyle="1" w:styleId="DocumentName">
    <w:name w:val="*Document Name"/>
    <w:basedOn w:val="TitleBottom"/>
    <w:rsid w:val="00F21E4D"/>
  </w:style>
  <w:style w:type="paragraph" w:customStyle="1" w:styleId="TitleBottom">
    <w:name w:val="TitleBottom"/>
    <w:basedOn w:val="Title"/>
    <w:rsid w:val="00F21E4D"/>
    <w:pPr>
      <w:pBdr>
        <w:bottom w:val="single" w:sz="18" w:space="1" w:color="auto"/>
      </w:pBdr>
    </w:pPr>
  </w:style>
  <w:style w:type="paragraph" w:customStyle="1" w:styleId="Author">
    <w:name w:val="*Author"/>
    <w:basedOn w:val="FrontPageInfo"/>
    <w:rsid w:val="00F21E4D"/>
    <w:pPr>
      <w:framePr w:w="9518" w:h="2304" w:hSpace="187" w:wrap="around" w:vAnchor="page" w:hAnchor="page" w:x="1441" w:y="11809" w:anchorLock="1"/>
      <w:tabs>
        <w:tab w:val="clear" w:pos="5760"/>
        <w:tab w:val="clear" w:pos="6480"/>
      </w:tabs>
      <w:jc w:val="left"/>
    </w:pPr>
  </w:style>
  <w:style w:type="paragraph" w:customStyle="1" w:styleId="Version">
    <w:name w:val="*Version"/>
    <w:basedOn w:val="FrontPageInfo"/>
    <w:rsid w:val="00F21E4D"/>
    <w:pPr>
      <w:framePr w:w="9518" w:h="2304" w:hSpace="187" w:wrap="around" w:vAnchor="page" w:hAnchor="page" w:x="1441" w:y="11809" w:anchorLock="1"/>
      <w:tabs>
        <w:tab w:val="clear" w:pos="5760"/>
        <w:tab w:val="clear" w:pos="6480"/>
      </w:tabs>
      <w:jc w:val="left"/>
    </w:pPr>
  </w:style>
  <w:style w:type="paragraph" w:customStyle="1" w:styleId="Date">
    <w:name w:val="*Date"/>
    <w:basedOn w:val="FrontPageInfo"/>
    <w:rsid w:val="00F21E4D"/>
    <w:pPr>
      <w:framePr w:w="9518" w:h="2304" w:hSpace="187" w:wrap="around" w:vAnchor="page" w:hAnchor="page" w:x="1441" w:y="11809" w:anchorLock="1"/>
      <w:tabs>
        <w:tab w:val="clear" w:pos="5760"/>
        <w:tab w:val="clear" w:pos="6480"/>
      </w:tabs>
      <w:jc w:val="left"/>
    </w:pPr>
  </w:style>
  <w:style w:type="paragraph" w:customStyle="1" w:styleId="Sponsor">
    <w:name w:val="*Sponsor"/>
    <w:basedOn w:val="FrontPageInfo"/>
    <w:rsid w:val="00F21E4D"/>
    <w:pPr>
      <w:framePr w:w="9518" w:h="2304" w:hSpace="187" w:wrap="around" w:vAnchor="page" w:hAnchor="page" w:x="1441" w:y="11809" w:anchorLock="1"/>
      <w:tabs>
        <w:tab w:val="clear" w:pos="5760"/>
        <w:tab w:val="clear" w:pos="6480"/>
      </w:tabs>
      <w:jc w:val="left"/>
    </w:pPr>
  </w:style>
  <w:style w:type="paragraph" w:customStyle="1" w:styleId="TableTextBullets">
    <w:name w:val="Table Text Bullets"/>
    <w:basedOn w:val="Normal0"/>
    <w:rsid w:val="00F21E4D"/>
    <w:pPr>
      <w:numPr>
        <w:numId w:val="7"/>
      </w:numPr>
      <w:tabs>
        <w:tab w:val="clear" w:pos="720"/>
        <w:tab w:val="num" w:pos="200"/>
      </w:tabs>
      <w:ind w:left="200" w:hanging="180"/>
    </w:pPr>
    <w:rPr>
      <w:rFonts w:cs="Arial"/>
      <w:bCs w:val="0"/>
      <w:sz w:val="18"/>
    </w:rPr>
  </w:style>
  <w:style w:type="paragraph" w:customStyle="1" w:styleId="Normal">
    <w:name w:val="Normal*"/>
    <w:basedOn w:val="Normal0"/>
    <w:rsid w:val="00F21E4D"/>
    <w:pPr>
      <w:numPr>
        <w:numId w:val="8"/>
      </w:numPr>
      <w:spacing w:before="200"/>
      <w:jc w:val="both"/>
    </w:pPr>
    <w:rPr>
      <w:lang w:val="en-IE"/>
    </w:rPr>
  </w:style>
  <w:style w:type="paragraph" w:customStyle="1" w:styleId="PrefaceHeading">
    <w:name w:val="Preface Heading"/>
    <w:basedOn w:val="Heading1"/>
    <w:next w:val="Normal0"/>
    <w:rsid w:val="00F21E4D"/>
    <w:pPr>
      <w:keepNext w:val="0"/>
      <w:spacing w:after="120"/>
      <w:outlineLvl w:val="9"/>
    </w:pPr>
    <w:rPr>
      <w:rFonts w:ascii="Helv" w:hAnsi="Helv" w:cs="Arial"/>
      <w:kern w:val="0"/>
      <w:sz w:val="24"/>
      <w:lang w:val="en-GB"/>
    </w:rPr>
  </w:style>
  <w:style w:type="paragraph" w:customStyle="1" w:styleId="PageTitle">
    <w:name w:val="PageTitle"/>
    <w:basedOn w:val="Normal0"/>
    <w:rsid w:val="00F21E4D"/>
    <w:pPr>
      <w:jc w:val="center"/>
    </w:pPr>
    <w:rPr>
      <w:b/>
      <w:color w:val="000000"/>
      <w:sz w:val="32"/>
    </w:rPr>
  </w:style>
  <w:style w:type="paragraph" w:customStyle="1" w:styleId="TableHeading">
    <w:name w:val="Table Heading"/>
    <w:basedOn w:val="Normal0"/>
    <w:rsid w:val="00F21E4D"/>
    <w:pPr>
      <w:shd w:val="clear" w:color="000000" w:fill="auto"/>
      <w:spacing w:before="40" w:after="40"/>
      <w:jc w:val="center"/>
    </w:pPr>
    <w:rPr>
      <w:rFonts w:ascii="Arial Bold" w:hAnsi="Arial Bold"/>
      <w:b/>
      <w:smallCaps/>
      <w:noProof/>
    </w:rPr>
  </w:style>
  <w:style w:type="paragraph" w:customStyle="1" w:styleId="TableText">
    <w:name w:val="Table Text"/>
    <w:basedOn w:val="Normal0"/>
    <w:rsid w:val="00F21E4D"/>
    <w:pPr>
      <w:spacing w:before="20" w:after="40"/>
    </w:pPr>
  </w:style>
  <w:style w:type="paragraph" w:styleId="BodyText">
    <w:name w:val="Body Text"/>
    <w:basedOn w:val="Normal0"/>
    <w:link w:val="BodyTextChar"/>
    <w:semiHidden/>
    <w:rsid w:val="00F21E4D"/>
    <w:pPr>
      <w:ind w:left="864"/>
    </w:pPr>
    <w:rPr>
      <w:rFonts w:cs="Arial"/>
      <w:sz w:val="18"/>
    </w:rPr>
  </w:style>
  <w:style w:type="paragraph" w:customStyle="1" w:styleId="pt1text1">
    <w:name w:val="pt1text1"/>
    <w:basedOn w:val="Normal0"/>
    <w:rsid w:val="00F21E4D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pcf2compfont2">
    <w:name w:val="pcf2compfont2"/>
    <w:basedOn w:val="Normal0"/>
    <w:rsid w:val="00F21E4D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BodyTextIndent2">
    <w:name w:val="Body Text Indent 2"/>
    <w:basedOn w:val="Normal0"/>
    <w:semiHidden/>
    <w:rsid w:val="00F21E4D"/>
    <w:pPr>
      <w:ind w:left="450"/>
    </w:pPr>
    <w:rPr>
      <w:snapToGrid w:val="0"/>
      <w:color w:val="000000"/>
    </w:rPr>
  </w:style>
  <w:style w:type="paragraph" w:styleId="BodyTextIndent3">
    <w:name w:val="Body Text Indent 3"/>
    <w:basedOn w:val="Normal0"/>
    <w:semiHidden/>
    <w:rsid w:val="00F21E4D"/>
    <w:pPr>
      <w:ind w:left="360"/>
    </w:pPr>
  </w:style>
  <w:style w:type="paragraph" w:customStyle="1" w:styleId="MyStyle">
    <w:name w:val="MyStyle"/>
    <w:basedOn w:val="BodyText"/>
    <w:rsid w:val="00F21E4D"/>
    <w:pPr>
      <w:spacing w:after="120"/>
      <w:ind w:left="720"/>
      <w:jc w:val="center"/>
    </w:pPr>
    <w:rPr>
      <w:rFonts w:ascii="Tahoma" w:hAnsi="Tahoma" w:cs="Times New Roman"/>
      <w:b/>
      <w:sz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BodyText3">
    <w:name w:val="Body Text 3"/>
    <w:basedOn w:val="Normal0"/>
    <w:semiHidden/>
    <w:rsid w:val="00F21E4D"/>
    <w:rPr>
      <w:color w:val="FF0000"/>
    </w:rPr>
  </w:style>
  <w:style w:type="paragraph" w:customStyle="1" w:styleId="FooterLandscape">
    <w:name w:val="Footer Landscape"/>
    <w:basedOn w:val="Footer"/>
    <w:rsid w:val="00F21E4D"/>
    <w:pPr>
      <w:tabs>
        <w:tab w:val="clear" w:pos="5040"/>
        <w:tab w:val="clear" w:pos="10224"/>
        <w:tab w:val="center" w:pos="6480"/>
        <w:tab w:val="right" w:pos="12960"/>
      </w:tabs>
    </w:pPr>
  </w:style>
  <w:style w:type="paragraph" w:styleId="Caption">
    <w:name w:val="caption"/>
    <w:basedOn w:val="Normal0"/>
    <w:next w:val="Normal0"/>
    <w:qFormat/>
    <w:rsid w:val="00F21E4D"/>
    <w:pPr>
      <w:spacing w:before="120" w:after="120"/>
    </w:pPr>
    <w:rPr>
      <w:b/>
      <w:bCs w:val="0"/>
      <w:sz w:val="20"/>
    </w:rPr>
  </w:style>
  <w:style w:type="paragraph" w:styleId="NormalIndent">
    <w:name w:val="Normal Indent"/>
    <w:basedOn w:val="Normal0"/>
    <w:semiHidden/>
    <w:rsid w:val="00F21E4D"/>
    <w:pPr>
      <w:ind w:left="720" w:hanging="360"/>
    </w:pPr>
    <w:rPr>
      <w:sz w:val="20"/>
    </w:rPr>
  </w:style>
  <w:style w:type="paragraph" w:customStyle="1" w:styleId="2UnnumberedHeading">
    <w:name w:val="2 Unnumbered Heading"/>
    <w:basedOn w:val="Normal0"/>
    <w:rsid w:val="00F21E4D"/>
    <w:pPr>
      <w:widowControl w:val="0"/>
      <w:spacing w:before="200" w:after="120"/>
    </w:pPr>
    <w:rPr>
      <w:rFonts w:ascii="Bookman Old Style" w:hAnsi="Bookman Old Style"/>
      <w:b/>
      <w:sz w:val="20"/>
    </w:rPr>
  </w:style>
  <w:style w:type="paragraph" w:styleId="ListBullet3">
    <w:name w:val="List Bullet 3"/>
    <w:basedOn w:val="Normal0"/>
    <w:autoRedefine/>
    <w:semiHidden/>
    <w:rsid w:val="00F21E4D"/>
    <w:pPr>
      <w:numPr>
        <w:ilvl w:val="1"/>
        <w:numId w:val="10"/>
      </w:numPr>
      <w:spacing w:after="120"/>
    </w:pPr>
    <w:rPr>
      <w:rFonts w:ascii="Tahoma" w:hAnsi="Tahoma"/>
      <w:lang w:val="en-GB"/>
    </w:rPr>
  </w:style>
  <w:style w:type="paragraph" w:customStyle="1" w:styleId="Norm">
    <w:name w:val="Norm"/>
    <w:basedOn w:val="Normal0"/>
    <w:rsid w:val="00F21E4D"/>
    <w:pPr>
      <w:widowControl w:val="0"/>
      <w:ind w:left="720"/>
    </w:pPr>
    <w:rPr>
      <w:rFonts w:ascii="Times New Roman" w:hAnsi="Times New Roman"/>
      <w:sz w:val="20"/>
    </w:rPr>
  </w:style>
  <w:style w:type="paragraph" w:styleId="BalloonText">
    <w:name w:val="Balloon Text"/>
    <w:basedOn w:val="Normal0"/>
    <w:semiHidden/>
    <w:rsid w:val="00F21E4D"/>
    <w:rPr>
      <w:rFonts w:ascii="Tahoma" w:hAnsi="Tahoma" w:cs="Tahoma"/>
      <w:sz w:val="16"/>
      <w:szCs w:val="16"/>
    </w:rPr>
  </w:style>
  <w:style w:type="paragraph" w:customStyle="1" w:styleId="font0">
    <w:name w:val="font0"/>
    <w:basedOn w:val="Normal0"/>
    <w:rsid w:val="00F21E4D"/>
    <w:pPr>
      <w:spacing w:before="100" w:beforeAutospacing="1" w:after="100" w:afterAutospacing="1"/>
    </w:pPr>
    <w:rPr>
      <w:rFonts w:eastAsia="Arial Unicode MS" w:cs="Arial"/>
      <w:sz w:val="20"/>
    </w:rPr>
  </w:style>
  <w:style w:type="paragraph" w:customStyle="1" w:styleId="font5">
    <w:name w:val="font5"/>
    <w:basedOn w:val="Normal0"/>
    <w:rsid w:val="00F21E4D"/>
    <w:pPr>
      <w:spacing w:before="100" w:beforeAutospacing="1" w:after="100" w:afterAutospacing="1"/>
    </w:pPr>
    <w:rPr>
      <w:rFonts w:eastAsia="Arial Unicode MS" w:cs="Arial"/>
      <w:b/>
      <w:bCs w:val="0"/>
      <w:sz w:val="20"/>
    </w:rPr>
  </w:style>
  <w:style w:type="paragraph" w:customStyle="1" w:styleId="font6">
    <w:name w:val="font6"/>
    <w:basedOn w:val="Normal0"/>
    <w:rsid w:val="00F21E4D"/>
    <w:pPr>
      <w:spacing w:before="100" w:beforeAutospacing="1" w:after="100" w:afterAutospacing="1"/>
    </w:pPr>
    <w:rPr>
      <w:rFonts w:eastAsia="Arial Unicode MS" w:cs="Arial"/>
      <w:i/>
      <w:iCs/>
      <w:sz w:val="20"/>
    </w:rPr>
  </w:style>
  <w:style w:type="paragraph" w:customStyle="1" w:styleId="xl24">
    <w:name w:val="xl24"/>
    <w:basedOn w:val="Normal0"/>
    <w:rsid w:val="00F21E4D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5">
    <w:name w:val="xl25"/>
    <w:basedOn w:val="Normal0"/>
    <w:rsid w:val="00F21E4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Normal0"/>
    <w:rsid w:val="00F21E4D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7">
    <w:name w:val="xl27"/>
    <w:basedOn w:val="Normal0"/>
    <w:rsid w:val="00F21E4D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Arial Unicode MS" w:cs="Arial"/>
      <w:b/>
      <w:bCs w:val="0"/>
    </w:rPr>
  </w:style>
  <w:style w:type="paragraph" w:customStyle="1" w:styleId="xl28">
    <w:name w:val="xl28"/>
    <w:basedOn w:val="Normal0"/>
    <w:rsid w:val="00F21E4D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Arial Unicode MS" w:cs="Arial"/>
      <w:b/>
      <w:bCs w:val="0"/>
    </w:rPr>
  </w:style>
  <w:style w:type="paragraph" w:customStyle="1" w:styleId="xl29">
    <w:name w:val="xl29"/>
    <w:basedOn w:val="Normal0"/>
    <w:rsid w:val="00F21E4D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30">
    <w:name w:val="xl30"/>
    <w:basedOn w:val="Normal0"/>
    <w:rsid w:val="00F21E4D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31">
    <w:name w:val="xl31"/>
    <w:basedOn w:val="Normal0"/>
    <w:rsid w:val="00F21E4D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32">
    <w:name w:val="xl32"/>
    <w:basedOn w:val="Normal0"/>
    <w:rsid w:val="00F21E4D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33">
    <w:name w:val="xl33"/>
    <w:basedOn w:val="Normal0"/>
    <w:rsid w:val="00F21E4D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34">
    <w:name w:val="xl34"/>
    <w:basedOn w:val="Normal0"/>
    <w:rsid w:val="00F21E4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color w:val="0000FF"/>
      <w:u w:val="single"/>
    </w:rPr>
  </w:style>
  <w:style w:type="paragraph" w:customStyle="1" w:styleId="xl35">
    <w:name w:val="xl35"/>
    <w:basedOn w:val="Normal0"/>
    <w:rsid w:val="00F21E4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Arial Unicode MS" w:cs="Arial"/>
    </w:rPr>
  </w:style>
  <w:style w:type="paragraph" w:customStyle="1" w:styleId="xl36">
    <w:name w:val="xl36"/>
    <w:basedOn w:val="Normal0"/>
    <w:rsid w:val="00F21E4D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Arial Unicode MS" w:cs="Arial"/>
    </w:rPr>
  </w:style>
  <w:style w:type="paragraph" w:customStyle="1" w:styleId="xl37">
    <w:name w:val="xl37"/>
    <w:basedOn w:val="Normal0"/>
    <w:rsid w:val="00F21E4D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Arial Unicode MS" w:cs="Arial"/>
    </w:rPr>
  </w:style>
  <w:style w:type="paragraph" w:customStyle="1" w:styleId="xl38">
    <w:name w:val="xl38"/>
    <w:basedOn w:val="Normal0"/>
    <w:rsid w:val="00F21E4D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Arial Unicode MS" w:cs="Arial"/>
    </w:rPr>
  </w:style>
  <w:style w:type="paragraph" w:customStyle="1" w:styleId="xl39">
    <w:name w:val="xl39"/>
    <w:basedOn w:val="Normal0"/>
    <w:rsid w:val="00F21E4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 w:cs="Arial"/>
    </w:rPr>
  </w:style>
  <w:style w:type="paragraph" w:customStyle="1" w:styleId="xl40">
    <w:name w:val="xl40"/>
    <w:basedOn w:val="Normal0"/>
    <w:rsid w:val="00F21E4D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 w:cs="Arial"/>
      <w:b/>
      <w:bCs w:val="0"/>
    </w:rPr>
  </w:style>
  <w:style w:type="paragraph" w:customStyle="1" w:styleId="xl41">
    <w:name w:val="xl41"/>
    <w:basedOn w:val="Normal0"/>
    <w:rsid w:val="00F21E4D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 w:cs="Arial"/>
    </w:rPr>
  </w:style>
  <w:style w:type="paragraph" w:customStyle="1" w:styleId="xl42">
    <w:name w:val="xl42"/>
    <w:basedOn w:val="Normal0"/>
    <w:rsid w:val="00F21E4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43">
    <w:name w:val="xl43"/>
    <w:basedOn w:val="Normal0"/>
    <w:rsid w:val="00F21E4D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44">
    <w:name w:val="xl44"/>
    <w:basedOn w:val="Normal0"/>
    <w:rsid w:val="00F21E4D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45">
    <w:name w:val="xl45"/>
    <w:basedOn w:val="Normal0"/>
    <w:rsid w:val="00F21E4D"/>
    <w:pPr>
      <w:spacing w:before="100" w:beforeAutospacing="1" w:after="100" w:afterAutospacing="1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46">
    <w:name w:val="xl46"/>
    <w:basedOn w:val="Normal0"/>
    <w:rsid w:val="00F21E4D"/>
    <w:pPr>
      <w:spacing w:before="100" w:beforeAutospacing="1" w:after="100" w:afterAutospacing="1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47">
    <w:name w:val="xl47"/>
    <w:basedOn w:val="Normal0"/>
    <w:rsid w:val="00F21E4D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 w:cs="Arial"/>
      <w:b/>
      <w:bCs w:val="0"/>
    </w:rPr>
  </w:style>
  <w:style w:type="paragraph" w:customStyle="1" w:styleId="xl48">
    <w:name w:val="xl48"/>
    <w:basedOn w:val="Normal0"/>
    <w:rsid w:val="00F21E4D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49">
    <w:name w:val="xl49"/>
    <w:basedOn w:val="Normal0"/>
    <w:rsid w:val="00F21E4D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50">
    <w:name w:val="xl50"/>
    <w:basedOn w:val="Normal0"/>
    <w:rsid w:val="00F21E4D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51">
    <w:name w:val="xl51"/>
    <w:basedOn w:val="Normal0"/>
    <w:rsid w:val="00F21E4D"/>
    <w:pPr>
      <w:pBdr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PrefaceText">
    <w:name w:val="Preface Text"/>
    <w:basedOn w:val="Normal0"/>
    <w:rsid w:val="00F21E4D"/>
    <w:rPr>
      <w:rFonts w:ascii="Helv" w:hAnsi="Helv"/>
      <w:sz w:val="20"/>
    </w:rPr>
  </w:style>
  <w:style w:type="paragraph" w:customStyle="1" w:styleId="Indent2">
    <w:name w:val="Indent 2"/>
    <w:basedOn w:val="Normal0"/>
    <w:rsid w:val="00F21E4D"/>
    <w:pPr>
      <w:widowControl w:val="0"/>
      <w:ind w:left="1080"/>
    </w:pPr>
    <w:rPr>
      <w:rFonts w:ascii="Times New Roman" w:hAnsi="Times New Roman"/>
      <w:sz w:val="20"/>
    </w:rPr>
  </w:style>
  <w:style w:type="character" w:styleId="CommentReference">
    <w:name w:val="annotation reference"/>
    <w:basedOn w:val="DefaultParagraphFont"/>
    <w:semiHidden/>
    <w:rsid w:val="00F21E4D"/>
    <w:rPr>
      <w:sz w:val="16"/>
      <w:szCs w:val="16"/>
    </w:rPr>
  </w:style>
  <w:style w:type="paragraph" w:styleId="CommentText">
    <w:name w:val="annotation text"/>
    <w:basedOn w:val="Normal0"/>
    <w:semiHidden/>
    <w:rsid w:val="00F21E4D"/>
    <w:rPr>
      <w:rFonts w:ascii="Times New Roman" w:hAnsi="Times New Roman"/>
      <w:sz w:val="20"/>
    </w:rPr>
  </w:style>
  <w:style w:type="paragraph" w:styleId="CommentSubject">
    <w:name w:val="annotation subject"/>
    <w:basedOn w:val="CommentText"/>
    <w:next w:val="CommentText"/>
    <w:semiHidden/>
    <w:rsid w:val="00F21E4D"/>
    <w:rPr>
      <w:b/>
      <w:bCs w:val="0"/>
    </w:rPr>
  </w:style>
  <w:style w:type="paragraph" w:styleId="ListBullet">
    <w:name w:val="List Bullet"/>
    <w:aliases w:val="F4"/>
    <w:basedOn w:val="Normal0"/>
    <w:autoRedefine/>
    <w:rsid w:val="00F21E4D"/>
    <w:pPr>
      <w:spacing w:before="120" w:after="120"/>
      <w:ind w:left="360" w:hanging="360"/>
    </w:pPr>
    <w:rPr>
      <w:rFonts w:ascii="Times New Roman" w:hAnsi="Times New Roman"/>
    </w:rPr>
  </w:style>
  <w:style w:type="paragraph" w:customStyle="1" w:styleId="mylist">
    <w:name w:val="mylist"/>
    <w:basedOn w:val="Normal0"/>
    <w:rsid w:val="00F21E4D"/>
    <w:pPr>
      <w:tabs>
        <w:tab w:val="num" w:pos="720"/>
      </w:tabs>
      <w:autoSpaceDE w:val="0"/>
      <w:autoSpaceDN w:val="0"/>
      <w:adjustRightInd w:val="0"/>
      <w:ind w:left="1100" w:hanging="380"/>
    </w:pPr>
    <w:rPr>
      <w:rFonts w:cs="Arial"/>
      <w:sz w:val="20"/>
    </w:rPr>
  </w:style>
  <w:style w:type="paragraph" w:customStyle="1" w:styleId="HereistheBody">
    <w:name w:val="Here is the Body"/>
    <w:basedOn w:val="BodyText"/>
    <w:rsid w:val="00F21E4D"/>
    <w:pPr>
      <w:spacing w:after="120"/>
      <w:ind w:left="720"/>
    </w:pPr>
    <w:rPr>
      <w:sz w:val="20"/>
    </w:rPr>
  </w:style>
  <w:style w:type="paragraph" w:customStyle="1" w:styleId="Red">
    <w:name w:val="Red"/>
    <w:basedOn w:val="Normal0"/>
    <w:rsid w:val="00F21E4D"/>
    <w:rPr>
      <w:color w:val="FF0000"/>
      <w:sz w:val="20"/>
    </w:rPr>
  </w:style>
  <w:style w:type="paragraph" w:customStyle="1" w:styleId="factor">
    <w:name w:val="factor"/>
    <w:basedOn w:val="Normal0"/>
    <w:rsid w:val="00F21E4D"/>
    <w:pPr>
      <w:tabs>
        <w:tab w:val="left" w:pos="3960"/>
      </w:tabs>
      <w:ind w:left="360" w:hanging="360"/>
    </w:pPr>
    <w:rPr>
      <w:sz w:val="20"/>
    </w:rPr>
  </w:style>
  <w:style w:type="paragraph" w:customStyle="1" w:styleId="ListBullet1">
    <w:name w:val="List Bullet 1"/>
    <w:basedOn w:val="BodyText"/>
    <w:rsid w:val="00F21E4D"/>
    <w:pPr>
      <w:numPr>
        <w:numId w:val="11"/>
      </w:numPr>
      <w:spacing w:after="120"/>
    </w:pPr>
    <w:rPr>
      <w:rFonts w:ascii="Verdana" w:hAnsi="Verdana" w:cs="Times New Roman"/>
      <w:sz w:val="20"/>
    </w:rPr>
  </w:style>
  <w:style w:type="paragraph" w:customStyle="1" w:styleId="tableentry">
    <w:name w:val="tableentry"/>
    <w:basedOn w:val="Normal0"/>
    <w:rsid w:val="00F21E4D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TableEntry0">
    <w:name w:val="TableEntry"/>
    <w:basedOn w:val="Normal0"/>
    <w:rsid w:val="00F21E4D"/>
    <w:pPr>
      <w:keepNext/>
      <w:tabs>
        <w:tab w:val="left" w:pos="288"/>
        <w:tab w:val="left" w:pos="576"/>
        <w:tab w:val="left" w:pos="864"/>
        <w:tab w:val="left" w:pos="1152"/>
        <w:tab w:val="left" w:pos="1440"/>
      </w:tabs>
      <w:spacing w:before="40" w:after="40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3B730D"/>
    <w:rPr>
      <w:rFonts w:ascii="Arial" w:hAnsi="Arial"/>
      <w:color w:val="000080"/>
      <w:sz w:val="16"/>
    </w:rPr>
  </w:style>
  <w:style w:type="paragraph" w:customStyle="1" w:styleId="NormIndryk">
    <w:name w:val="Norm.Indryk"/>
    <w:aliases w:val="F3"/>
    <w:basedOn w:val="Normal0"/>
    <w:rsid w:val="00094300"/>
    <w:pPr>
      <w:spacing w:after="240"/>
      <w:ind w:left="851"/>
    </w:pPr>
    <w:rPr>
      <w:rFonts w:ascii="Frutiger 55 Roman" w:hAnsi="Frutiger 55 Roman"/>
      <w:sz w:val="18"/>
      <w:lang w:val="da-DK"/>
    </w:rPr>
  </w:style>
  <w:style w:type="numbering" w:customStyle="1" w:styleId="BulletList-Multilevel">
    <w:name w:val="Bullet List - Multilevel"/>
    <w:uiPriority w:val="99"/>
    <w:rsid w:val="00BF500C"/>
    <w:pPr>
      <w:numPr>
        <w:numId w:val="15"/>
      </w:numPr>
    </w:pPr>
  </w:style>
  <w:style w:type="table" w:styleId="MediumGrid3-Accent1">
    <w:name w:val="Medium Grid 3 Accent 1"/>
    <w:basedOn w:val="TableNormal"/>
    <w:uiPriority w:val="69"/>
    <w:rsid w:val="00F26EE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TableGrid">
    <w:name w:val="Table Grid"/>
    <w:aliases w:val="Table Grid - Grey Header,Tabla Microsoft Servicios,Table 1,Table1Formatting,Table Grid (MS Design format)"/>
    <w:basedOn w:val="TableNormal"/>
    <w:uiPriority w:val="39"/>
    <w:qFormat/>
    <w:rsid w:val="00C142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C1424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Heading1Char">
    <w:name w:val="Heading 1 Char"/>
    <w:aliases w:val="h1 Char,II+ Char,I Char,Head1 Char,H1 Char,1 Char,Header 1 Char,MainHeader Char,tchead Char,Section Char,Test Plan Char,Heading 10 Char,Heading apps Char,Cha Char,Chapter Char,sidebar Char,new page/chapter Char,Chapter Title Char,l1 Char"/>
    <w:basedOn w:val="DefaultParagraphFont"/>
    <w:link w:val="Heading1"/>
    <w:rsid w:val="00AA54CD"/>
    <w:rPr>
      <w:rFonts w:ascii="Segoe UI" w:hAnsi="Segoe UI"/>
      <w:kern w:val="32"/>
      <w:sz w:val="36"/>
      <w:shd w:val="clear" w:color="auto" w:fill="CDE5FF"/>
    </w:rPr>
  </w:style>
  <w:style w:type="character" w:customStyle="1" w:styleId="Heading2Char">
    <w:name w:val="Heading 2 Char"/>
    <w:aliases w:val="h2 Char,Activity Char,H2 Char,A.B.C. Char,h2 main heading Char,h21 Char,H21 Char,A.B.C.1 Char,heading 21 Char,h2 main heading1 Char,Activity1 Char,Level I for #'s Char,hoofd 2 Char,Heading2-bio Char,Career Exp. Char,2m Char,2nd level Char"/>
    <w:basedOn w:val="DefaultParagraphFont"/>
    <w:link w:val="Heading2"/>
    <w:rsid w:val="00AA54CD"/>
    <w:rPr>
      <w:rFonts w:ascii="Segoe UI" w:hAnsi="Segoe UI"/>
      <w:sz w:val="28"/>
    </w:rPr>
  </w:style>
  <w:style w:type="character" w:customStyle="1" w:styleId="Heading3Char">
    <w:name w:val="Heading 3 Char"/>
    <w:aliases w:val="h3 Char,Task Char,Tsk Char,Function header 3 Char,Function header 31 Char,Function header 32 Char,Function header 33 Char,Function header 34 Char,Function header 311 Char,Function header 321 Char,Function header 35 Char,H3 Char"/>
    <w:basedOn w:val="DefaultParagraphFont"/>
    <w:link w:val="Heading3"/>
    <w:rsid w:val="00AA54CD"/>
    <w:rPr>
      <w:rFonts w:ascii="Segoe UI" w:hAnsi="Segoe UI"/>
      <w:snapToGrid w:val="0"/>
      <w:sz w:val="28"/>
    </w:rPr>
  </w:style>
  <w:style w:type="character" w:customStyle="1" w:styleId="BodyTextChar">
    <w:name w:val="Body Text Char"/>
    <w:basedOn w:val="DefaultParagraphFont"/>
    <w:link w:val="BodyText"/>
    <w:semiHidden/>
    <w:rsid w:val="00DF69F2"/>
    <w:rPr>
      <w:rFonts w:asciiTheme="minorHAnsi" w:hAnsiTheme="minorHAnsi" w:cs="Arial"/>
      <w:sz w:val="18"/>
    </w:rPr>
  </w:style>
  <w:style w:type="paragraph" w:customStyle="1" w:styleId="NumHeading1">
    <w:name w:val="Num Heading 1"/>
    <w:basedOn w:val="Heading1"/>
    <w:next w:val="Normal0"/>
    <w:rsid w:val="00DE10D4"/>
    <w:pPr>
      <w:numPr>
        <w:numId w:val="20"/>
      </w:numPr>
      <w:spacing w:before="120" w:after="120" w:line="264" w:lineRule="auto"/>
    </w:pPr>
    <w:rPr>
      <w:rFonts w:eastAsia="Arial Black" w:cs="Arial Black"/>
      <w:bCs w:val="0"/>
      <w:caps/>
      <w:smallCaps/>
      <w:color w:val="333333"/>
      <w:szCs w:val="32"/>
      <w:lang w:val="en-AU" w:eastAsia="ja-JP"/>
    </w:rPr>
  </w:style>
  <w:style w:type="paragraph" w:customStyle="1" w:styleId="NumHeading2">
    <w:name w:val="Num Heading 2"/>
    <w:basedOn w:val="Heading2"/>
    <w:next w:val="Normal0"/>
    <w:link w:val="NumHeading2Char"/>
    <w:rsid w:val="00DE10D4"/>
    <w:pPr>
      <w:numPr>
        <w:numId w:val="20"/>
      </w:numPr>
      <w:spacing w:before="240" w:line="264" w:lineRule="auto"/>
    </w:pPr>
    <w:rPr>
      <w:rFonts w:ascii="Arial" w:eastAsia="Arial" w:hAnsi="Arial" w:cs="Arial"/>
      <w:bCs w:val="0"/>
      <w:smallCaps/>
      <w:color w:val="333333"/>
      <w:szCs w:val="28"/>
      <w:lang w:val="en-AU" w:eastAsia="ja-JP"/>
    </w:rPr>
  </w:style>
  <w:style w:type="paragraph" w:customStyle="1" w:styleId="NumHeading3">
    <w:name w:val="Num Heading 3"/>
    <w:basedOn w:val="Heading3"/>
    <w:next w:val="Normal0"/>
    <w:rsid w:val="00DE10D4"/>
    <w:pPr>
      <w:numPr>
        <w:numId w:val="20"/>
      </w:numPr>
      <w:spacing w:before="180" w:after="60" w:line="264" w:lineRule="auto"/>
    </w:pPr>
    <w:rPr>
      <w:rFonts w:ascii="Arial" w:eastAsia="Arial" w:hAnsi="Arial" w:cs="Arial"/>
      <w:b/>
      <w:snapToGrid/>
      <w:color w:val="333333"/>
      <w:sz w:val="26"/>
      <w:szCs w:val="26"/>
      <w:lang w:val="en-AU" w:eastAsia="ja-JP"/>
    </w:rPr>
  </w:style>
  <w:style w:type="paragraph" w:customStyle="1" w:styleId="NumHeading4">
    <w:name w:val="Num Heading 4"/>
    <w:basedOn w:val="Heading4"/>
    <w:next w:val="Normal0"/>
    <w:rsid w:val="00DE10D4"/>
    <w:pPr>
      <w:numPr>
        <w:numId w:val="20"/>
      </w:numPr>
      <w:snapToGrid/>
      <w:spacing w:before="180" w:after="60" w:line="264" w:lineRule="auto"/>
    </w:pPr>
    <w:rPr>
      <w:rFonts w:ascii="Arial" w:eastAsia="Arial" w:hAnsi="Arial" w:cs="Arial"/>
      <w:b w:val="0"/>
      <w:bCs w:val="0"/>
      <w:i/>
      <w:iCs/>
      <w:color w:val="333333"/>
      <w:lang w:val="en-AU" w:eastAsia="ja-JP"/>
    </w:rPr>
  </w:style>
  <w:style w:type="paragraph" w:customStyle="1" w:styleId="HeadingAppendixOld">
    <w:name w:val="Heading Appendix Old"/>
    <w:basedOn w:val="Normal0"/>
    <w:next w:val="Normal0"/>
    <w:rsid w:val="00DE10D4"/>
    <w:pPr>
      <w:keepNext/>
      <w:pageBreakBefore/>
      <w:numPr>
        <w:ilvl w:val="7"/>
        <w:numId w:val="20"/>
      </w:numPr>
      <w:spacing w:before="120" w:after="60" w:line="264" w:lineRule="auto"/>
    </w:pPr>
    <w:rPr>
      <w:rFonts w:ascii="Arial Black" w:eastAsia="Arial Black" w:hAnsi="Arial Black" w:cs="Arial Black"/>
      <w:smallCaps/>
      <w:color w:val="333333"/>
      <w:sz w:val="32"/>
      <w:szCs w:val="32"/>
      <w:lang w:val="en-AU" w:eastAsia="ja-JP"/>
    </w:rPr>
  </w:style>
  <w:style w:type="paragraph" w:customStyle="1" w:styleId="TableNormal1">
    <w:name w:val="Table Normal1"/>
    <w:basedOn w:val="Normal0"/>
    <w:rsid w:val="00DE10D4"/>
    <w:pPr>
      <w:spacing w:before="60" w:after="60" w:line="264" w:lineRule="auto"/>
    </w:pPr>
    <w:rPr>
      <w:rFonts w:ascii="Arial Narrow" w:eastAsia="Arial Narrow" w:hAnsi="Arial Narrow" w:cs="Arial Narrow"/>
      <w:sz w:val="18"/>
      <w:szCs w:val="18"/>
      <w:lang w:val="en-AU" w:eastAsia="ja-JP"/>
    </w:rPr>
  </w:style>
  <w:style w:type="paragraph" w:customStyle="1" w:styleId="HeadingPart">
    <w:name w:val="Heading Part"/>
    <w:basedOn w:val="Normal0"/>
    <w:next w:val="Normal0"/>
    <w:rsid w:val="00DE10D4"/>
    <w:pPr>
      <w:pageBreakBefore/>
      <w:numPr>
        <w:ilvl w:val="8"/>
        <w:numId w:val="20"/>
      </w:numPr>
      <w:spacing w:before="480" w:after="60" w:line="264" w:lineRule="auto"/>
      <w:outlineLvl w:val="8"/>
    </w:pPr>
    <w:rPr>
      <w:rFonts w:ascii="Arial Black" w:eastAsia="Arial Black" w:hAnsi="Arial Black" w:cs="Arial Black"/>
      <w:b/>
      <w:smallCaps/>
      <w:color w:val="333333"/>
      <w:sz w:val="32"/>
      <w:szCs w:val="32"/>
      <w:lang w:val="en-AU" w:eastAsia="ja-JP"/>
    </w:rPr>
  </w:style>
  <w:style w:type="paragraph" w:customStyle="1" w:styleId="NumHeading5">
    <w:name w:val="Num Heading 5"/>
    <w:basedOn w:val="Heading5"/>
    <w:next w:val="Normal0"/>
    <w:rsid w:val="00DE10D4"/>
    <w:pPr>
      <w:numPr>
        <w:numId w:val="20"/>
      </w:numPr>
      <w:spacing w:before="180" w:after="60" w:line="264" w:lineRule="auto"/>
    </w:pPr>
    <w:rPr>
      <w:rFonts w:ascii="Arial" w:eastAsia="Arial" w:hAnsi="Arial" w:cs="Arial"/>
      <w:bCs w:val="0"/>
      <w:i w:val="0"/>
      <w:iCs/>
      <w:snapToGrid/>
      <w:color w:val="333333"/>
      <w:sz w:val="22"/>
      <w:szCs w:val="22"/>
      <w:lang w:val="en-AU" w:eastAsia="ja-JP"/>
    </w:rPr>
  </w:style>
  <w:style w:type="numbering" w:customStyle="1" w:styleId="BulletsTable">
    <w:name w:val="Bullets Table"/>
    <w:basedOn w:val="NoList"/>
    <w:rsid w:val="00DE10D4"/>
    <w:pPr>
      <w:numPr>
        <w:numId w:val="21"/>
      </w:numPr>
    </w:pPr>
  </w:style>
  <w:style w:type="paragraph" w:customStyle="1" w:styleId="EstiloTableNormal1LatinaCuerpoNegrita">
    <w:name w:val="Estilo Table Normal1 + (Latina) +Cuerpo Negrita"/>
    <w:basedOn w:val="TableNormal1"/>
    <w:rsid w:val="00DE10D4"/>
    <w:rPr>
      <w:rFonts w:asciiTheme="minorHAnsi" w:hAnsiTheme="minorHAnsi"/>
      <w:b/>
      <w:bCs w:val="0"/>
      <w:sz w:val="24"/>
    </w:rPr>
  </w:style>
  <w:style w:type="paragraph" w:styleId="ListParagraph">
    <w:name w:val="List Paragraph"/>
    <w:basedOn w:val="Normal0"/>
    <w:link w:val="ListParagraphChar"/>
    <w:uiPriority w:val="34"/>
    <w:qFormat/>
    <w:rsid w:val="00DE10D4"/>
    <w:pPr>
      <w:spacing w:before="120" w:after="60" w:line="264" w:lineRule="auto"/>
      <w:ind w:left="720"/>
      <w:contextualSpacing/>
    </w:pPr>
    <w:rPr>
      <w:rFonts w:ascii="Arial" w:eastAsia="Arial" w:hAnsi="Arial" w:cs="Arial"/>
      <w:sz w:val="20"/>
      <w:lang w:val="en-AU"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DE10D4"/>
    <w:rPr>
      <w:rFonts w:ascii="Arial" w:eastAsia="Arial" w:hAnsi="Arial" w:cs="Arial"/>
      <w:lang w:val="en-AU" w:eastAsia="ja-JP"/>
    </w:rPr>
  </w:style>
  <w:style w:type="table" w:styleId="GridTable4">
    <w:name w:val="Grid Table 4"/>
    <w:basedOn w:val="TableNormal"/>
    <w:uiPriority w:val="49"/>
    <w:rsid w:val="00DF027F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haptersubheaders">
    <w:name w:val="Chapter subheaders"/>
    <w:basedOn w:val="NumHeading2"/>
    <w:link w:val="ChaptersubheadersChar"/>
    <w:autoRedefine/>
    <w:qFormat/>
    <w:rsid w:val="00E14150"/>
    <w:pPr>
      <w:numPr>
        <w:ilvl w:val="0"/>
        <w:numId w:val="0"/>
      </w:numPr>
      <w:tabs>
        <w:tab w:val="left" w:pos="720"/>
        <w:tab w:val="num" w:pos="936"/>
      </w:tabs>
      <w:ind w:left="142"/>
    </w:pPr>
    <w:rPr>
      <w:rFonts w:ascii="Segoe UI" w:eastAsiaTheme="minorEastAsia" w:hAnsi="Segoe UI" w:cs="Segoe UI"/>
      <w:bCs/>
      <w:iCs/>
      <w:smallCaps w:val="0"/>
      <w:color w:val="C00000"/>
      <w:sz w:val="22"/>
      <w:szCs w:val="22"/>
    </w:rPr>
  </w:style>
  <w:style w:type="table" w:customStyle="1" w:styleId="GridTable4-Accent11">
    <w:name w:val="Grid Table 4 - Accent 11"/>
    <w:basedOn w:val="TableNormal"/>
    <w:uiPriority w:val="49"/>
    <w:rsid w:val="00431808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umHeading2Char">
    <w:name w:val="Num Heading 2 Char"/>
    <w:basedOn w:val="Heading2Char"/>
    <w:link w:val="NumHeading2"/>
    <w:rsid w:val="00DB7B88"/>
    <w:rPr>
      <w:rFonts w:ascii="Arial" w:eastAsia="Arial" w:hAnsi="Arial" w:cs="Arial"/>
      <w:b w:val="0"/>
      <w:bCs w:val="0"/>
      <w:smallCaps/>
      <w:color w:val="333333"/>
      <w:sz w:val="28"/>
      <w:szCs w:val="28"/>
      <w:lang w:val="en-AU" w:eastAsia="ja-JP"/>
    </w:rPr>
  </w:style>
  <w:style w:type="character" w:customStyle="1" w:styleId="ChaptersubheadersChar">
    <w:name w:val="Chapter subheaders Char"/>
    <w:basedOn w:val="NumHeading2Char"/>
    <w:link w:val="Chaptersubheaders"/>
    <w:rsid w:val="00E14150"/>
    <w:rPr>
      <w:rFonts w:ascii="Arial" w:eastAsiaTheme="minorEastAsia" w:hAnsi="Arial" w:cs="Segoe UI"/>
      <w:b w:val="0"/>
      <w:bCs/>
      <w:iCs/>
      <w:smallCaps w:val="0"/>
      <w:color w:val="C00000"/>
      <w:sz w:val="22"/>
      <w:szCs w:val="22"/>
      <w:lang w:val="en-AU" w:eastAsia="ja-JP"/>
    </w:rPr>
  </w:style>
  <w:style w:type="paragraph" w:styleId="NormalWeb">
    <w:name w:val="Normal (Web)"/>
    <w:basedOn w:val="Normal0"/>
    <w:uiPriority w:val="99"/>
    <w:unhideWhenUsed/>
    <w:rsid w:val="00731E0A"/>
    <w:pPr>
      <w:spacing w:before="100" w:beforeAutospacing="1" w:after="100" w:afterAutospacing="1"/>
    </w:pPr>
    <w:rPr>
      <w:rFonts w:ascii="Times New Roman" w:hAnsi="Times New Roman"/>
    </w:rPr>
  </w:style>
  <w:style w:type="paragraph" w:styleId="NoSpacing">
    <w:name w:val="No Spacing"/>
    <w:uiPriority w:val="1"/>
    <w:qFormat/>
    <w:rsid w:val="005E597A"/>
    <w:rPr>
      <w:rFonts w:asciiTheme="minorHAnsi" w:hAnsiTheme="minorHAnsi"/>
    </w:rPr>
  </w:style>
  <w:style w:type="paragraph" w:styleId="Revision">
    <w:name w:val="Revision"/>
    <w:hidden/>
    <w:uiPriority w:val="99"/>
    <w:semiHidden/>
    <w:rsid w:val="00912BBC"/>
    <w:rPr>
      <w:rFonts w:asciiTheme="minorHAnsi" w:hAnsiTheme="minorHAnsi"/>
    </w:rPr>
  </w:style>
  <w:style w:type="table" w:customStyle="1" w:styleId="GridTable4-Accent111">
    <w:name w:val="Grid Table 4 - Accent 111"/>
    <w:basedOn w:val="TableNormal"/>
    <w:uiPriority w:val="49"/>
    <w:rsid w:val="009A334E"/>
    <w:rPr>
      <w:rFonts w:ascii="Times New Roman" w:eastAsia="PMingLiU" w:hAnsi="Times New Roman"/>
      <w:bCs w:val="0"/>
      <w:sz w:val="20"/>
      <w:szCs w:val="20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Web3">
    <w:name w:val="Table Web 3"/>
    <w:basedOn w:val="TableNormal"/>
    <w:uiPriority w:val="99"/>
    <w:rsid w:val="00E14150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7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3.png"/><Relationship Id="rId26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8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%20and%20Settings\WCONNELLY\Local%20Settings\Temp\ProvenCourse%20Deliverable%20Word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E40013B642B1489450887FB543E45F" ma:contentTypeVersion="12" ma:contentTypeDescription="Create a new document." ma:contentTypeScope="" ma:versionID="346be0054b9199f5651aac066b2dad82">
  <xsd:schema xmlns:xsd="http://www.w3.org/2001/XMLSchema" xmlns:xs="http://www.w3.org/2001/XMLSchema" xmlns:p="http://schemas.microsoft.com/office/2006/metadata/properties" xmlns:ns2="4bf394ce-7ad3-4acc-aadc-d1460da07b48" xmlns:ns3="7fca3629-b213-4b81-b223-2e0fc048d5a4" targetNamespace="http://schemas.microsoft.com/office/2006/metadata/properties" ma:root="true" ma:fieldsID="7f822260fe9ed6af532853e0b81249c8" ns2:_="" ns3:_="">
    <xsd:import namespace="4bf394ce-7ad3-4acc-aadc-d1460da07b48"/>
    <xsd:import namespace="7fca3629-b213-4b81-b223-2e0fc048d5a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f394ce-7ad3-4acc-aadc-d1460da07b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ca3629-b213-4b81-b223-2e0fc048d5a4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>
  <documentManagement>
    <MediaServiceKeyPoints xmlns="4bf394ce-7ad3-4acc-aadc-d1460da07b48" xsi:nil="true"/>
  </documentManagement>
</p:properties>
</file>

<file path=customXml/itemProps1.xml><?xml version="1.0" encoding="utf-8"?>
<ds:datastoreItem xmlns:ds="http://schemas.openxmlformats.org/officeDocument/2006/customXml" ds:itemID="{F8043F9B-5672-43C4-9B86-A8F1028FB78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444CDB2-991B-4B72-A928-20D24E1374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f394ce-7ad3-4acc-aadc-d1460da07b48"/>
    <ds:schemaRef ds:uri="7fca3629-b213-4b81-b223-2e0fc048d5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5604842-4350-48E8-907D-E1263D824A6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D9FFC0F-0A51-4548-9744-3F93E08B42DF}">
  <ds:schemaRefs>
    <ds:schemaRef ds:uri="http://schemas.microsoft.com/office/2006/metadata/properties"/>
    <ds:schemaRef ds:uri="4bf394ce-7ad3-4acc-aadc-d1460da07b48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ProvenCourse Deliverable Word Template.dot</Template>
  <TotalTime>205</TotalTime>
  <Pages>15</Pages>
  <Words>1132</Words>
  <Characters>6453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Functional Requirements Document - General</vt:lpstr>
    </vt:vector>
  </TitlesOfParts>
  <Company>Company Name</Company>
  <LinksUpToDate>false</LinksUpToDate>
  <CharactersWithSpaces>7570</CharactersWithSpaces>
  <SharedDoc>false</SharedDoc>
  <HLinks>
    <vt:vector size="390" baseType="variant">
      <vt:variant>
        <vt:i4>3997796</vt:i4>
      </vt:variant>
      <vt:variant>
        <vt:i4>546</vt:i4>
      </vt:variant>
      <vt:variant>
        <vt:i4>0</vt:i4>
      </vt:variant>
      <vt:variant>
        <vt:i4>5</vt:i4>
      </vt:variant>
      <vt:variant>
        <vt:lpwstr>http://www.thematrixonline.com/</vt:lpwstr>
      </vt:variant>
      <vt:variant>
        <vt:lpwstr/>
      </vt:variant>
      <vt:variant>
        <vt:i4>5308447</vt:i4>
      </vt:variant>
      <vt:variant>
        <vt:i4>543</vt:i4>
      </vt:variant>
      <vt:variant>
        <vt:i4>0</vt:i4>
      </vt:variant>
      <vt:variant>
        <vt:i4>5</vt:i4>
      </vt:variant>
      <vt:variant>
        <vt:lpwstr>http://www.moviefone.com/</vt:lpwstr>
      </vt:variant>
      <vt:variant>
        <vt:lpwstr/>
      </vt:variant>
      <vt:variant>
        <vt:i4>6357067</vt:i4>
      </vt:variant>
      <vt:variant>
        <vt:i4>483</vt:i4>
      </vt:variant>
      <vt:variant>
        <vt:i4>0</vt:i4>
      </vt:variant>
      <vt:variant>
        <vt:i4>5</vt:i4>
      </vt:variant>
      <vt:variant>
        <vt:lpwstr>mailto:Bob@aol.com</vt:lpwstr>
      </vt:variant>
      <vt:variant>
        <vt:lpwstr/>
      </vt:variant>
      <vt:variant>
        <vt:i4>2752532</vt:i4>
      </vt:variant>
      <vt:variant>
        <vt:i4>480</vt:i4>
      </vt:variant>
      <vt:variant>
        <vt:i4>0</vt:i4>
      </vt:variant>
      <vt:variant>
        <vt:i4>5</vt:i4>
      </vt:variant>
      <vt:variant>
        <vt:lpwstr>mailto:bob@netscape.com</vt:lpwstr>
      </vt:variant>
      <vt:variant>
        <vt:lpwstr/>
      </vt:variant>
      <vt:variant>
        <vt:i4>3538968</vt:i4>
      </vt:variant>
      <vt:variant>
        <vt:i4>354</vt:i4>
      </vt:variant>
      <vt:variant>
        <vt:i4>0</vt:i4>
      </vt:variant>
      <vt:variant>
        <vt:i4>5</vt:i4>
      </vt:variant>
      <vt:variant>
        <vt:lpwstr/>
      </vt:variant>
      <vt:variant>
        <vt:lpwstr>_Business_Requirements_Definition</vt:lpwstr>
      </vt:variant>
      <vt:variant>
        <vt:i4>1245208</vt:i4>
      </vt:variant>
      <vt:variant>
        <vt:i4>351</vt:i4>
      </vt:variant>
      <vt:variant>
        <vt:i4>0</vt:i4>
      </vt:variant>
      <vt:variant>
        <vt:i4>5</vt:i4>
      </vt:variant>
      <vt:variant>
        <vt:lpwstr/>
      </vt:variant>
      <vt:variant>
        <vt:lpwstr>_Project_Approach</vt:lpwstr>
      </vt:variant>
      <vt:variant>
        <vt:i4>1507350</vt:i4>
      </vt:variant>
      <vt:variant>
        <vt:i4>348</vt:i4>
      </vt:variant>
      <vt:variant>
        <vt:i4>0</vt:i4>
      </vt:variant>
      <vt:variant>
        <vt:i4>5</vt:i4>
      </vt:variant>
      <vt:variant>
        <vt:lpwstr/>
      </vt:variant>
      <vt:variant>
        <vt:lpwstr>_Project_Overview</vt:lpwstr>
      </vt:variant>
      <vt:variant>
        <vt:i4>1835053</vt:i4>
      </vt:variant>
      <vt:variant>
        <vt:i4>345</vt:i4>
      </vt:variant>
      <vt:variant>
        <vt:i4>0</vt:i4>
      </vt:variant>
      <vt:variant>
        <vt:i4>5</vt:i4>
      </vt:variant>
      <vt:variant>
        <vt:lpwstr/>
      </vt:variant>
      <vt:variant>
        <vt:lpwstr>_Introduction</vt:lpwstr>
      </vt:variant>
      <vt:variant>
        <vt:i4>1179699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_Toc72166435</vt:lpwstr>
      </vt:variant>
      <vt:variant>
        <vt:i4>1245235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_Toc72166434</vt:lpwstr>
      </vt:variant>
      <vt:variant>
        <vt:i4>1310771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_Toc72166433</vt:lpwstr>
      </vt:variant>
      <vt:variant>
        <vt:i4>1376307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_Toc72166432</vt:lpwstr>
      </vt:variant>
      <vt:variant>
        <vt:i4>1441843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_Toc72166431</vt:lpwstr>
      </vt:variant>
      <vt:variant>
        <vt:i4>1507379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_Toc72166430</vt:lpwstr>
      </vt:variant>
      <vt:variant>
        <vt:i4>1966130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_Toc72166429</vt:lpwstr>
      </vt:variant>
      <vt:variant>
        <vt:i4>2031666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_Toc72166428</vt:lpwstr>
      </vt:variant>
      <vt:variant>
        <vt:i4>1048626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_Toc72166427</vt:lpwstr>
      </vt:variant>
      <vt:variant>
        <vt:i4>1114162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_Toc72166426</vt:lpwstr>
      </vt:variant>
      <vt:variant>
        <vt:i4>1179698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_Toc72166425</vt:lpwstr>
      </vt:variant>
      <vt:variant>
        <vt:i4>1245234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_Toc72166424</vt:lpwstr>
      </vt:variant>
      <vt:variant>
        <vt:i4>1310770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_Toc72166423</vt:lpwstr>
      </vt:variant>
      <vt:variant>
        <vt:i4>1376306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_Toc72166422</vt:lpwstr>
      </vt:variant>
      <vt:variant>
        <vt:i4>1441842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_Toc72166421</vt:lpwstr>
      </vt:variant>
      <vt:variant>
        <vt:i4>1507378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_Toc72166420</vt:lpwstr>
      </vt:variant>
      <vt:variant>
        <vt:i4>1966129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_Toc72166419</vt:lpwstr>
      </vt:variant>
      <vt:variant>
        <vt:i4>2031665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_Toc72166418</vt:lpwstr>
      </vt:variant>
      <vt:variant>
        <vt:i4>1048625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_Toc72166417</vt:lpwstr>
      </vt:variant>
      <vt:variant>
        <vt:i4>1114161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_Toc72166416</vt:lpwstr>
      </vt:variant>
      <vt:variant>
        <vt:i4>1179697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_Toc72166415</vt:lpwstr>
      </vt:variant>
      <vt:variant>
        <vt:i4>1245233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_Toc72166414</vt:lpwstr>
      </vt:variant>
      <vt:variant>
        <vt:i4>1310769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_Toc72166413</vt:lpwstr>
      </vt:variant>
      <vt:variant>
        <vt:i4>1376305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_Toc72166412</vt:lpwstr>
      </vt:variant>
      <vt:variant>
        <vt:i4>1441841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_Toc72166411</vt:lpwstr>
      </vt:variant>
      <vt:variant>
        <vt:i4>1507377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_Toc72166410</vt:lpwstr>
      </vt:variant>
      <vt:variant>
        <vt:i4>1966128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_Toc72166409</vt:lpwstr>
      </vt:variant>
      <vt:variant>
        <vt:i4>2031664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_Toc72166408</vt:lpwstr>
      </vt:variant>
      <vt:variant>
        <vt:i4>1048624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_Toc72166407</vt:lpwstr>
      </vt:variant>
      <vt:variant>
        <vt:i4>1114160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_Toc72166406</vt:lpwstr>
      </vt:variant>
      <vt:variant>
        <vt:i4>1179696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_Toc72166405</vt:lpwstr>
      </vt:variant>
      <vt:variant>
        <vt:i4>1245232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_Toc72166404</vt:lpwstr>
      </vt:variant>
      <vt:variant>
        <vt:i4>1310768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_Toc72166403</vt:lpwstr>
      </vt:variant>
      <vt:variant>
        <vt:i4>1376304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_Toc72166402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_Toc72166401</vt:lpwstr>
      </vt:variant>
      <vt:variant>
        <vt:i4>1507376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_Toc72166400</vt:lpwstr>
      </vt:variant>
      <vt:variant>
        <vt:i4>1638457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_Toc72166399</vt:lpwstr>
      </vt:variant>
      <vt:variant>
        <vt:i4>1572921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_Toc72166398</vt:lpwstr>
      </vt:variant>
      <vt:variant>
        <vt:i4>1507385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_Toc72166397</vt:lpwstr>
      </vt:variant>
      <vt:variant>
        <vt:i4>1441849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_Toc72166396</vt:lpwstr>
      </vt:variant>
      <vt:variant>
        <vt:i4>1376313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_Toc72166395</vt:lpwstr>
      </vt:variant>
      <vt:variant>
        <vt:i4>1310777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_Toc72166394</vt:lpwstr>
      </vt:variant>
      <vt:variant>
        <vt:i4>1245241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_Toc72166393</vt:lpwstr>
      </vt:variant>
      <vt:variant>
        <vt:i4>1179705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_Toc72166392</vt:lpwstr>
      </vt:variant>
      <vt:variant>
        <vt:i4>1114169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_Toc72166391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_Toc72166390</vt:lpwstr>
      </vt:variant>
      <vt:variant>
        <vt:i4>1638456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_Toc72166389</vt:lpwstr>
      </vt:variant>
      <vt:variant>
        <vt:i4>1572920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_Toc72166388</vt:lpwstr>
      </vt:variant>
      <vt:variant>
        <vt:i4>1507384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_Toc72166387</vt:lpwstr>
      </vt:variant>
      <vt:variant>
        <vt:i4>1441848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_Toc72166386</vt:lpwstr>
      </vt:variant>
      <vt:variant>
        <vt:i4>1376312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_Toc72166385</vt:lpwstr>
      </vt:variant>
      <vt:variant>
        <vt:i4>1310776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_Toc72166384</vt:lpwstr>
      </vt:variant>
      <vt:variant>
        <vt:i4>1245240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_Toc72166383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_Toc72166382</vt:lpwstr>
      </vt:variant>
      <vt:variant>
        <vt:i4>1114168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_Toc72166381</vt:lpwstr>
      </vt:variant>
      <vt:variant>
        <vt:i4>1048632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_Toc72166380</vt:lpwstr>
      </vt:variant>
      <vt:variant>
        <vt:i4>1638455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_Toc72166379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Requirements Document - General</dc:title>
  <dc:subject>Project Name</dc:subject>
  <dc:creator>Renee Dothard</dc:creator>
  <cp:lastModifiedBy>Saeed Sanai</cp:lastModifiedBy>
  <cp:revision>19</cp:revision>
  <cp:lastPrinted>2004-05-12T21:32:00Z</cp:lastPrinted>
  <dcterms:created xsi:type="dcterms:W3CDTF">2021-07-09T18:34:00Z</dcterms:created>
  <dcterms:modified xsi:type="dcterms:W3CDTF">2022-06-17T18:12:00Z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0x0101007FE40013B642B1489450887FB543E45F</vt:lpwstr>
  </property>
  <property fmtid="{D5CDD505-2E9C-101B-9397-08002B2CF9AE}" pid="3" name="Order">
    <vt:r8>79100</vt:r8>
  </property>
  <property fmtid="{D5CDD505-2E9C-101B-9397-08002B2CF9AE}" pid="4" name="Participantsv2">
    <vt:lpwstr>Business AnalystKey UserSME</vt:lpwstr>
  </property>
  <property fmtid="{D5CDD505-2E9C-101B-9397-08002B2CF9AE}" pid="5" name="Phase">
    <vt:lpwstr>Analysis</vt:lpwstr>
  </property>
  <property fmtid="{D5CDD505-2E9C-101B-9397-08002B2CF9AE}" pid="6" name="Status">
    <vt:lpwstr>Packaged for TAP</vt:lpwstr>
  </property>
  <property fmtid="{D5CDD505-2E9C-101B-9397-08002B2CF9AE}" pid="7" name="Author0">
    <vt:lpwstr>Rebecka Isaksson140</vt:lpwstr>
  </property>
  <property fmtid="{D5CDD505-2E9C-101B-9397-08002B2CF9AE}" pid="8" name="Document Type">
    <vt:lpwstr>Tool/Template</vt:lpwstr>
  </property>
  <property fmtid="{D5CDD505-2E9C-101B-9397-08002B2CF9AE}" pid="9" name="Partner Role">
    <vt:lpwstr>Application ConsultantSolution Architect</vt:lpwstr>
  </property>
  <property fmtid="{D5CDD505-2E9C-101B-9397-08002B2CF9AE}" pid="10" name="File Group">
    <vt:lpwstr>1.4.1</vt:lpwstr>
  </property>
  <property fmtid="{D5CDD505-2E9C-101B-9397-08002B2CF9AE}" pid="11" name="Project Type">
    <vt:lpwstr>EnterpriseStandardRapidMajor UpgradeRapid Upgrade</vt:lpwstr>
  </property>
  <property fmtid="{D5CDD505-2E9C-101B-9397-08002B2CF9AE}" pid="12" name="Owner">
    <vt:lpwstr>Consulting - Application Consultant</vt:lpwstr>
  </property>
  <property fmtid="{D5CDD505-2E9C-101B-9397-08002B2CF9AE}" pid="13" name="Product">
    <vt:lpwstr>NAVSL</vt:lpwstr>
  </property>
  <property fmtid="{D5CDD505-2E9C-101B-9397-08002B2CF9AE}" pid="14" name="Cross Phase Process">
    <vt:lpwstr>Custom Code Development</vt:lpwstr>
  </property>
  <property fmtid="{D5CDD505-2E9C-101B-9397-08002B2CF9AE}" pid="15" name="Deliverable">
    <vt:lpwstr>true</vt:lpwstr>
  </property>
  <property fmtid="{D5CDD505-2E9C-101B-9397-08002B2CF9AE}" pid="16" name="_dlc_DocIdItemGuid">
    <vt:lpwstr>1d6bbf6d-a992-46dd-af0e-3c7874c1b56f</vt:lpwstr>
  </property>
  <property fmtid="{D5CDD505-2E9C-101B-9397-08002B2CF9AE}" pid="17" name="bc28b5f076654a3b96073bbbebfeb8c9">
    <vt:lpwstr>English|cb91f272-ce4d-4a7e-9bbf-78b58e3d188d</vt:lpwstr>
  </property>
  <property fmtid="{D5CDD505-2E9C-101B-9397-08002B2CF9AE}" pid="18" name="TaxCatchAll">
    <vt:lpwstr>1370;#Microsoft Dynamics|b8ad994f-bf2b-44e1-98a5-d4268f31aa0b;#1340;#WW Dynamics Domain Community|750a39bf-70f2-4912-9603-e1403362f113;#1248;#English|cb91f272-ce4d-4a7e-9bbf-78b58e3d188d</vt:lpwstr>
  </property>
  <property fmtid="{D5CDD505-2E9C-101B-9397-08002B2CF9AE}" pid="19" name="MSProducts">
    <vt:lpwstr>1370;#Microsoft Dynamics|b8ad994f-bf2b-44e1-98a5-d4268f31aa0b</vt:lpwstr>
  </property>
  <property fmtid="{D5CDD505-2E9C-101B-9397-08002B2CF9AE}" pid="20" name="af1f5bfae61e4243aac9966cb19580e1">
    <vt:lpwstr>WW Dynamics Domain Community|750a39bf-70f2-4912-9603-e1403362f113</vt:lpwstr>
  </property>
  <property fmtid="{D5CDD505-2E9C-101B-9397-08002B2CF9AE}" pid="21" name="MSProductsTaxHTField0">
    <vt:lpwstr>Microsoft Dynamics|b8ad994f-bf2b-44e1-98a5-d4268f31aa0b</vt:lpwstr>
  </property>
  <property fmtid="{D5CDD505-2E9C-101B-9397-08002B2CF9AE}" pid="22" name="ServicesCommunities">
    <vt:lpwstr>1340;#WW Business Applications Domain Community|750a39bf-70f2-4912-9603-e1403362f113</vt:lpwstr>
  </property>
  <property fmtid="{D5CDD505-2E9C-101B-9397-08002B2CF9AE}" pid="23" name="MSLanguage">
    <vt:lpwstr>1248;#English|cb91f272-ce4d-4a7e-9bbf-78b58e3d188d</vt:lpwstr>
  </property>
  <property fmtid="{D5CDD505-2E9C-101B-9397-08002B2CF9AE}" pid="24" name="IPKitNavigation">
    <vt:lpwstr/>
  </property>
  <property fmtid="{D5CDD505-2E9C-101B-9397-08002B2CF9AE}" pid="25" name="MS Language">
    <vt:lpwstr/>
  </property>
  <property fmtid="{D5CDD505-2E9C-101B-9397-08002B2CF9AE}" pid="26" name="ServicesIPTypes">
    <vt:lpwstr/>
  </property>
  <property fmtid="{D5CDD505-2E9C-101B-9397-08002B2CF9AE}" pid="27" name="MSIP_Label_f42aa342-8706-4288-bd11-ebb85995028c_Enabled">
    <vt:lpwstr>True</vt:lpwstr>
  </property>
  <property fmtid="{D5CDD505-2E9C-101B-9397-08002B2CF9AE}" pid="28" name="MSIP_Label_f42aa342-8706-4288-bd11-ebb85995028c_SiteId">
    <vt:lpwstr>72f988bf-86f1-41af-91ab-2d7cd011db47</vt:lpwstr>
  </property>
  <property fmtid="{D5CDD505-2E9C-101B-9397-08002B2CF9AE}" pid="29" name="MSIP_Label_f42aa342-8706-4288-bd11-ebb85995028c_Owner">
    <vt:lpwstr>chew@microsoft.com</vt:lpwstr>
  </property>
  <property fmtid="{D5CDD505-2E9C-101B-9397-08002B2CF9AE}" pid="30" name="MSIP_Label_f42aa342-8706-4288-bd11-ebb85995028c_SetDate">
    <vt:lpwstr>2018-02-16T18:57:46.1439529Z</vt:lpwstr>
  </property>
  <property fmtid="{D5CDD505-2E9C-101B-9397-08002B2CF9AE}" pid="31" name="MSIP_Label_f42aa342-8706-4288-bd11-ebb85995028c_Name">
    <vt:lpwstr>General</vt:lpwstr>
  </property>
  <property fmtid="{D5CDD505-2E9C-101B-9397-08002B2CF9AE}" pid="32" name="MSIP_Label_f42aa342-8706-4288-bd11-ebb85995028c_Application">
    <vt:lpwstr>Microsoft Azure Information Protection</vt:lpwstr>
  </property>
  <property fmtid="{D5CDD505-2E9C-101B-9397-08002B2CF9AE}" pid="33" name="MSIP_Label_f42aa342-8706-4288-bd11-ebb85995028c_Extended_MSFT_Method">
    <vt:lpwstr>Automatic</vt:lpwstr>
  </property>
  <property fmtid="{D5CDD505-2E9C-101B-9397-08002B2CF9AE}" pid="34" name="Sensitivity">
    <vt:lpwstr>General</vt:lpwstr>
  </property>
  <property fmtid="{D5CDD505-2E9C-101B-9397-08002B2CF9AE}" pid="35" name="p7ae7c99891b404d9a873cd3c41a01e4">
    <vt:lpwstr/>
  </property>
  <property fmtid="{D5CDD505-2E9C-101B-9397-08002B2CF9AE}" pid="36" name="ServicesDomain">
    <vt:lpwstr/>
  </property>
  <property fmtid="{D5CDD505-2E9C-101B-9397-08002B2CF9AE}" pid="37" name="VerticalIndustries">
    <vt:lpwstr/>
  </property>
  <property fmtid="{D5CDD505-2E9C-101B-9397-08002B2CF9AE}" pid="38" name="SalesGeography">
    <vt:lpwstr/>
  </property>
  <property fmtid="{D5CDD505-2E9C-101B-9397-08002B2CF9AE}" pid="39" name="CodeKeywords">
    <vt:lpwstr/>
  </property>
  <property fmtid="{D5CDD505-2E9C-101B-9397-08002B2CF9AE}" pid="40" name="m74a2925250f485f9486ed3f97e2a6b3">
    <vt:lpwstr/>
  </property>
  <property fmtid="{D5CDD505-2E9C-101B-9397-08002B2CF9AE}" pid="41" name="g6775e77a6d84637a29014d883a4378a">
    <vt:lpwstr/>
  </property>
  <property fmtid="{D5CDD505-2E9C-101B-9397-08002B2CF9AE}" pid="42" name="DevelopmentLanguages">
    <vt:lpwstr/>
  </property>
  <property fmtid="{D5CDD505-2E9C-101B-9397-08002B2CF9AE}" pid="43" name="cb7870d3641f4a52807a63577a9c1b08">
    <vt:lpwstr/>
  </property>
  <property fmtid="{D5CDD505-2E9C-101B-9397-08002B2CF9AE}" pid="44" name="fbc3fc07245d4d4d97685e71074b9827">
    <vt:lpwstr/>
  </property>
</Properties>
</file>